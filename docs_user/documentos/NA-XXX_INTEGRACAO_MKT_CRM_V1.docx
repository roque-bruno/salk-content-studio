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4993FB" w14:textId="55BEE750" w:rsidR="00C15684" w:rsidRDefault="00C15684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0" w:name="_Hlk129810433"/>
      <w:bookmarkStart w:id="1" w:name="_Hlk129211693"/>
      <w:r w:rsidRPr="007B4E89">
        <w:rPr>
          <w:rFonts w:ascii="Arial" w:hAnsi="Arial" w:cs="Arial"/>
          <w:b/>
          <w:bCs/>
          <w:color w:val="000000" w:themeColor="text1"/>
          <w:sz w:val="22"/>
          <w:szCs w:val="22"/>
        </w:rPr>
        <w:t>DOCUMENTOS DE REFERÊNCIA</w:t>
      </w:r>
    </w:p>
    <w:bookmarkEnd w:id="0"/>
    <w:p w14:paraId="2CDB8D99" w14:textId="0AF63706" w:rsidR="00C15684" w:rsidRDefault="003033B7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PROCEDIMENTO PS-01</w:t>
      </w:r>
      <w:r w:rsidR="0030297F">
        <w:rPr>
          <w:rFonts w:ascii="Arial" w:hAnsi="Arial" w:cs="Arial"/>
          <w:bCs/>
          <w:sz w:val="22"/>
          <w:szCs w:val="22"/>
        </w:rPr>
        <w:t>0</w:t>
      </w:r>
      <w:r>
        <w:rPr>
          <w:rFonts w:ascii="Arial" w:hAnsi="Arial" w:cs="Arial"/>
          <w:bCs/>
          <w:sz w:val="22"/>
          <w:szCs w:val="22"/>
        </w:rPr>
        <w:t>-MS</w:t>
      </w:r>
    </w:p>
    <w:p w14:paraId="1693F350" w14:textId="77777777" w:rsidR="0030297F" w:rsidRDefault="0030297F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PROCEDIMENTO PS-015-MS</w:t>
      </w:r>
    </w:p>
    <w:p w14:paraId="46F29AEC" w14:textId="1D2D7521" w:rsidR="002717DD" w:rsidRPr="00A51A11" w:rsidRDefault="002717DD" w:rsidP="004642EA">
      <w:pPr>
        <w:pStyle w:val="Cabealho"/>
        <w:tabs>
          <w:tab w:val="left" w:pos="864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1A11">
        <w:rPr>
          <w:rFonts w:ascii="Arial" w:hAnsi="Arial" w:cs="Arial"/>
          <w:sz w:val="22"/>
          <w:szCs w:val="22"/>
        </w:rPr>
        <w:t>PROCEDIMENTO PS-026</w:t>
      </w:r>
    </w:p>
    <w:p w14:paraId="10EF252E" w14:textId="0D9684B3" w:rsidR="002717DD" w:rsidRPr="00A51A11" w:rsidRDefault="002717DD" w:rsidP="004642EA">
      <w:pPr>
        <w:pStyle w:val="Cabealho"/>
        <w:tabs>
          <w:tab w:val="left" w:pos="864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1A11">
        <w:rPr>
          <w:rFonts w:ascii="Arial" w:hAnsi="Arial" w:cs="Arial"/>
          <w:sz w:val="22"/>
          <w:szCs w:val="22"/>
        </w:rPr>
        <w:t>NORMA ADMINISTRATIVAS NA-006</w:t>
      </w:r>
    </w:p>
    <w:p w14:paraId="0DAE8576" w14:textId="77777777" w:rsidR="000178FC" w:rsidRPr="00A51A11" w:rsidRDefault="000178FC" w:rsidP="004642EA">
      <w:pPr>
        <w:pStyle w:val="Cabealho"/>
        <w:tabs>
          <w:tab w:val="left" w:pos="8640"/>
        </w:tabs>
        <w:spacing w:line="360" w:lineRule="auto"/>
        <w:jc w:val="both"/>
        <w:rPr>
          <w:rFonts w:ascii="Arial" w:hAnsi="Arial" w:cs="Arial"/>
          <w:sz w:val="22"/>
          <w:szCs w:val="22"/>
        </w:rPr>
      </w:pPr>
      <w:r w:rsidRPr="00A51A11">
        <w:rPr>
          <w:rFonts w:ascii="Arial" w:hAnsi="Arial" w:cs="Arial"/>
          <w:sz w:val="22"/>
          <w:szCs w:val="22"/>
        </w:rPr>
        <w:t>INSTRUÇÃO DE TRABALHO IT-062</w:t>
      </w:r>
    </w:p>
    <w:p w14:paraId="70C3570B" w14:textId="7B42A866" w:rsidR="002717DD" w:rsidRPr="00C15684" w:rsidRDefault="000178FC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51A11">
        <w:rPr>
          <w:rFonts w:ascii="Arial" w:hAnsi="Arial" w:cs="Arial"/>
          <w:sz w:val="22"/>
          <w:szCs w:val="22"/>
        </w:rPr>
        <w:t>INSTRUÇÃO DE TRABALHO IT-022</w:t>
      </w:r>
    </w:p>
    <w:p w14:paraId="31E2A763" w14:textId="77777777" w:rsidR="003033B7" w:rsidRDefault="003033B7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2C0808B6" w14:textId="77777777" w:rsidR="0072047E" w:rsidRPr="00C15684" w:rsidRDefault="0072047E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6132E97C" w14:textId="79343261" w:rsidR="007B4E89" w:rsidRDefault="007B4E89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004C0">
        <w:rPr>
          <w:rFonts w:ascii="Arial" w:hAnsi="Arial" w:cs="Arial"/>
          <w:b/>
          <w:bCs/>
          <w:color w:val="000000" w:themeColor="text1"/>
          <w:sz w:val="22"/>
          <w:szCs w:val="22"/>
        </w:rPr>
        <w:t>OBJETIVO</w:t>
      </w:r>
    </w:p>
    <w:p w14:paraId="2DE48C45" w14:textId="76933EB1" w:rsidR="00116CF8" w:rsidRPr="00116CF8" w:rsidRDefault="00880FD5" w:rsidP="004642EA">
      <w:pPr>
        <w:tabs>
          <w:tab w:val="left" w:pos="3159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880FD5">
        <w:rPr>
          <w:rFonts w:ascii="Arial" w:hAnsi="Arial" w:cs="Arial"/>
          <w:bCs/>
          <w:sz w:val="22"/>
          <w:szCs w:val="22"/>
        </w:rPr>
        <w:t>Esta Norma estabelece a integração entre Marketing, Pré-vendas, Comercial, Assistência Técnica, TI e SGQI, definindo fluxos, papéis, responsabilidades, cadências, critérios de qualificação, registro e movimentação dos leads, oportunidades, propostas, vendas, instalações e ações de pós-venda. O objetivo é padronizar a jornada do cliente desde a captação até a retenção, garantindo rastreabilidade, conformidade, governança e consistência técnica em todas as áreas.</w:t>
      </w:r>
    </w:p>
    <w:p w14:paraId="265108E8" w14:textId="767AF070" w:rsidR="009D2580" w:rsidRPr="00116CF8" w:rsidRDefault="009D2580" w:rsidP="004642EA">
      <w:pPr>
        <w:tabs>
          <w:tab w:val="left" w:pos="3159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546FD3B6" w14:textId="77777777" w:rsidR="00233EFF" w:rsidRPr="00FC1AC8" w:rsidRDefault="00233EFF" w:rsidP="004642EA">
      <w:pPr>
        <w:pStyle w:val="PargrafodaLista"/>
        <w:tabs>
          <w:tab w:val="left" w:pos="3159"/>
        </w:tabs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EAAF330" w14:textId="77777777" w:rsidR="005616E6" w:rsidRDefault="005616E6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>
        <w:rPr>
          <w:rFonts w:ascii="Arial" w:hAnsi="Arial" w:cs="Arial"/>
          <w:b/>
          <w:bCs/>
          <w:color w:val="000000" w:themeColor="text1"/>
          <w:sz w:val="22"/>
          <w:szCs w:val="22"/>
        </w:rPr>
        <w:t>APLICAÇÃO</w:t>
      </w:r>
    </w:p>
    <w:p w14:paraId="38B326B4" w14:textId="126A0997" w:rsidR="003033B7" w:rsidRPr="003033B7" w:rsidRDefault="002754D7" w:rsidP="005D412D">
      <w:pPr>
        <w:spacing w:line="360" w:lineRule="auto"/>
      </w:pPr>
      <w:r w:rsidRPr="00090AAB">
        <w:rPr>
          <w:rFonts w:ascii="Arial" w:hAnsi="Arial" w:cs="Arial"/>
          <w:bCs/>
          <w:sz w:val="22"/>
          <w:szCs w:val="22"/>
        </w:rPr>
        <w:t>Esta norma administrativa aplica-se à gestão da qualidade da organização.</w:t>
      </w:r>
    </w:p>
    <w:p w14:paraId="56E67C70" w14:textId="77777777" w:rsidR="009D0EB0" w:rsidRDefault="009D0EB0" w:rsidP="004642E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3E62DE10" w14:textId="77777777" w:rsidR="0072047E" w:rsidRDefault="0072047E" w:rsidP="004642EA">
      <w:pPr>
        <w:spacing w:line="360" w:lineRule="auto"/>
        <w:jc w:val="both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62CE650" w14:textId="53F5D2D1" w:rsidR="003B5B44" w:rsidRDefault="003B5B44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004C0">
        <w:rPr>
          <w:rFonts w:ascii="Arial" w:hAnsi="Arial" w:cs="Arial"/>
          <w:b/>
          <w:bCs/>
          <w:color w:val="000000" w:themeColor="text1"/>
          <w:sz w:val="22"/>
          <w:szCs w:val="22"/>
        </w:rPr>
        <w:t>AUTORIDADE</w:t>
      </w:r>
      <w:r w:rsidR="00940E1C">
        <w:rPr>
          <w:rFonts w:ascii="Arial" w:hAnsi="Arial" w:cs="Arial"/>
          <w:b/>
          <w:bCs/>
          <w:color w:val="000000" w:themeColor="text1"/>
          <w:sz w:val="22"/>
          <w:szCs w:val="22"/>
        </w:rPr>
        <w:t>/</w:t>
      </w:r>
      <w:r w:rsidRPr="008004C0">
        <w:rPr>
          <w:rFonts w:ascii="Arial" w:hAnsi="Arial" w:cs="Arial"/>
          <w:b/>
          <w:bCs/>
          <w:color w:val="000000" w:themeColor="text1"/>
          <w:sz w:val="22"/>
          <w:szCs w:val="22"/>
        </w:rPr>
        <w:t>RESPONSABILIDADE</w:t>
      </w:r>
    </w:p>
    <w:tbl>
      <w:tblPr>
        <w:tblStyle w:val="Tabelacomgrade"/>
        <w:tblW w:w="10201" w:type="dxa"/>
        <w:tblLayout w:type="fixed"/>
        <w:tblLook w:val="04A0" w:firstRow="1" w:lastRow="0" w:firstColumn="1" w:lastColumn="0" w:noHBand="0" w:noVBand="1"/>
      </w:tblPr>
      <w:tblGrid>
        <w:gridCol w:w="4815"/>
        <w:gridCol w:w="2480"/>
        <w:gridCol w:w="2906"/>
      </w:tblGrid>
      <w:tr w:rsidR="00BB083D" w14:paraId="566901B1" w14:textId="77777777" w:rsidTr="00A53B93">
        <w:trPr>
          <w:trHeight w:val="68"/>
          <w:tblHeader/>
        </w:trPr>
        <w:tc>
          <w:tcPr>
            <w:tcW w:w="4815" w:type="dxa"/>
            <w:vAlign w:val="center"/>
          </w:tcPr>
          <w:p w14:paraId="573EDCA7" w14:textId="5ECA603D" w:rsidR="00BB083D" w:rsidRDefault="007671F4" w:rsidP="005D412D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B5B44">
              <w:rPr>
                <w:rFonts w:ascii="Arial" w:hAnsi="Arial" w:cs="Arial"/>
                <w:b/>
                <w:sz w:val="22"/>
                <w:szCs w:val="22"/>
              </w:rPr>
              <w:t>Processo/Atividade</w:t>
            </w:r>
          </w:p>
        </w:tc>
        <w:tc>
          <w:tcPr>
            <w:tcW w:w="2480" w:type="dxa"/>
            <w:vAlign w:val="center"/>
          </w:tcPr>
          <w:p w14:paraId="21A3C684" w14:textId="6DB58F88" w:rsidR="00BB083D" w:rsidRDefault="007671F4" w:rsidP="005D412D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B5B44">
              <w:rPr>
                <w:rFonts w:ascii="Arial" w:hAnsi="Arial" w:cs="Arial"/>
                <w:b/>
                <w:sz w:val="22"/>
                <w:szCs w:val="22"/>
              </w:rPr>
              <w:t>Autoridade</w:t>
            </w:r>
          </w:p>
        </w:tc>
        <w:tc>
          <w:tcPr>
            <w:tcW w:w="2906" w:type="dxa"/>
            <w:vAlign w:val="center"/>
          </w:tcPr>
          <w:p w14:paraId="2303733F" w14:textId="2613BE8E" w:rsidR="00BB083D" w:rsidRDefault="007671F4" w:rsidP="005D412D">
            <w:pPr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3B5B44">
              <w:rPr>
                <w:rFonts w:ascii="Arial" w:hAnsi="Arial" w:cs="Arial"/>
                <w:b/>
                <w:sz w:val="22"/>
                <w:szCs w:val="22"/>
              </w:rPr>
              <w:t>Responsabilidade</w:t>
            </w:r>
          </w:p>
        </w:tc>
      </w:tr>
      <w:tr w:rsidR="00A3444A" w14:paraId="4799C63D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777F69D8" w14:textId="3AE4D31D" w:rsidR="00A3444A" w:rsidRPr="00995D01" w:rsidRDefault="00D639C3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639C3">
              <w:rPr>
                <w:rFonts w:ascii="Arial" w:hAnsi="Arial" w:cs="Arial"/>
                <w:bCs/>
                <w:sz w:val="22"/>
                <w:szCs w:val="22"/>
              </w:rPr>
              <w:t>Definir diretrizes e metas estratégicas</w:t>
            </w:r>
          </w:p>
        </w:tc>
        <w:tc>
          <w:tcPr>
            <w:tcW w:w="2480" w:type="dxa"/>
            <w:vAlign w:val="center"/>
          </w:tcPr>
          <w:p w14:paraId="6E0C7BE0" w14:textId="17FBEB01" w:rsidR="00A3444A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DIR</w:t>
            </w:r>
          </w:p>
        </w:tc>
        <w:tc>
          <w:tcPr>
            <w:tcW w:w="2906" w:type="dxa"/>
            <w:vAlign w:val="center"/>
          </w:tcPr>
          <w:p w14:paraId="6FF93CAE" w14:textId="15A80601" w:rsidR="00A3444A" w:rsidRPr="00555635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  <w:tr w:rsidR="00995D01" w14:paraId="68622BD0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205167FC" w14:textId="56B7161D" w:rsidR="00995D01" w:rsidRPr="00A53B93" w:rsidRDefault="00D639C3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D639C3">
              <w:rPr>
                <w:rFonts w:ascii="Arial" w:hAnsi="Arial" w:cs="Arial"/>
                <w:bCs/>
                <w:sz w:val="22"/>
                <w:szCs w:val="22"/>
              </w:rPr>
              <w:t>Aprovar campanhas e políticas comerciais</w:t>
            </w:r>
          </w:p>
        </w:tc>
        <w:tc>
          <w:tcPr>
            <w:tcW w:w="2480" w:type="dxa"/>
            <w:vAlign w:val="center"/>
          </w:tcPr>
          <w:p w14:paraId="6E0F017D" w14:textId="20EEE123" w:rsidR="00995D01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DIR</w:t>
            </w:r>
          </w:p>
        </w:tc>
        <w:tc>
          <w:tcPr>
            <w:tcW w:w="2906" w:type="dxa"/>
            <w:vAlign w:val="center"/>
          </w:tcPr>
          <w:p w14:paraId="50B91B89" w14:textId="0D6E0F3A" w:rsidR="00995D01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  <w:tr w:rsidR="00E05732" w14:paraId="3356EA71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1937AAA0" w14:textId="30634AE3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Planejar e executar campanhas</w:t>
            </w:r>
          </w:p>
        </w:tc>
        <w:tc>
          <w:tcPr>
            <w:tcW w:w="2480" w:type="dxa"/>
            <w:vAlign w:val="center"/>
          </w:tcPr>
          <w:p w14:paraId="07996A5C" w14:textId="57CAAC02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MKT</w:t>
            </w:r>
          </w:p>
        </w:tc>
        <w:tc>
          <w:tcPr>
            <w:tcW w:w="2906" w:type="dxa"/>
            <w:vAlign w:val="center"/>
          </w:tcPr>
          <w:p w14:paraId="239201AC" w14:textId="6959ED8D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Colaboradores Designados</w:t>
            </w:r>
          </w:p>
        </w:tc>
      </w:tr>
      <w:tr w:rsidR="00E05732" w14:paraId="1FD1837A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286CCB6B" w14:textId="2BFA4822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 xml:space="preserve">Atualizar site, redes, catálogos, landing </w:t>
            </w:r>
            <w:proofErr w:type="spellStart"/>
            <w:r w:rsidRPr="004570A2">
              <w:rPr>
                <w:rFonts w:ascii="Arial" w:hAnsi="Arial" w:cs="Arial"/>
                <w:bCs/>
                <w:sz w:val="22"/>
                <w:szCs w:val="22"/>
              </w:rPr>
              <w:t>pages</w:t>
            </w:r>
            <w:proofErr w:type="spellEnd"/>
          </w:p>
        </w:tc>
        <w:tc>
          <w:tcPr>
            <w:tcW w:w="2480" w:type="dxa"/>
            <w:vAlign w:val="center"/>
          </w:tcPr>
          <w:p w14:paraId="70C47D98" w14:textId="183D5E1C" w:rsidR="00E05732" w:rsidRDefault="007F143B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MKT</w:t>
            </w:r>
          </w:p>
        </w:tc>
        <w:tc>
          <w:tcPr>
            <w:tcW w:w="2906" w:type="dxa"/>
            <w:vAlign w:val="center"/>
          </w:tcPr>
          <w:p w14:paraId="3D131320" w14:textId="62132B0D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  <w:tr w:rsidR="00E05732" w14:paraId="40E6E892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43AD926C" w14:textId="540F6430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Gerar e capturar leads</w:t>
            </w:r>
          </w:p>
        </w:tc>
        <w:tc>
          <w:tcPr>
            <w:tcW w:w="2480" w:type="dxa"/>
            <w:vAlign w:val="center"/>
          </w:tcPr>
          <w:p w14:paraId="74D70E6D" w14:textId="398ECC15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MKT</w:t>
            </w:r>
          </w:p>
        </w:tc>
        <w:tc>
          <w:tcPr>
            <w:tcW w:w="2906" w:type="dxa"/>
            <w:vAlign w:val="center"/>
          </w:tcPr>
          <w:p w14:paraId="79515997" w14:textId="53F4DE6D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Colaboradores Designados</w:t>
            </w:r>
          </w:p>
        </w:tc>
      </w:tr>
      <w:tr w:rsidR="00E05732" w14:paraId="157DDB79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75750679" w14:textId="5278186B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Qualificar leads e encaminhar ao Comercial</w:t>
            </w:r>
          </w:p>
        </w:tc>
        <w:tc>
          <w:tcPr>
            <w:tcW w:w="2480" w:type="dxa"/>
            <w:vAlign w:val="center"/>
          </w:tcPr>
          <w:p w14:paraId="25863D34" w14:textId="249BFE87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MKT</w:t>
            </w:r>
          </w:p>
        </w:tc>
        <w:tc>
          <w:tcPr>
            <w:tcW w:w="2906" w:type="dxa"/>
            <w:vAlign w:val="center"/>
          </w:tcPr>
          <w:p w14:paraId="29E6C770" w14:textId="0BB00FB5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Colaboradores Designados</w:t>
            </w:r>
          </w:p>
        </w:tc>
      </w:tr>
      <w:tr w:rsidR="00E05732" w14:paraId="35A9CAFC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185964E3" w14:textId="1C6D17FE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 xml:space="preserve">Registrar oportunidades e propostas no </w:t>
            </w:r>
            <w:r w:rsidR="001955DE">
              <w:rPr>
                <w:rFonts w:ascii="Arial" w:hAnsi="Arial" w:cs="Arial"/>
                <w:bCs/>
                <w:sz w:val="22"/>
                <w:szCs w:val="22"/>
              </w:rPr>
              <w:t>Sistema P</w:t>
            </w:r>
            <w:r w:rsidR="00E05732" w:rsidRPr="00E05732">
              <w:rPr>
                <w:rFonts w:ascii="Arial" w:hAnsi="Arial" w:cs="Arial"/>
                <w:bCs/>
                <w:sz w:val="22"/>
                <w:szCs w:val="22"/>
              </w:rPr>
              <w:t>rotheus</w:t>
            </w:r>
            <w:r w:rsidR="001955DE">
              <w:rPr>
                <w:rFonts w:ascii="Arial" w:hAnsi="Arial" w:cs="Arial"/>
                <w:bCs/>
                <w:sz w:val="22"/>
                <w:szCs w:val="22"/>
              </w:rPr>
              <w:t xml:space="preserve"> – TOTVS</w:t>
            </w:r>
          </w:p>
        </w:tc>
        <w:tc>
          <w:tcPr>
            <w:tcW w:w="2480" w:type="dxa"/>
            <w:vAlign w:val="center"/>
          </w:tcPr>
          <w:p w14:paraId="38800739" w14:textId="706D1D27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COM</w:t>
            </w:r>
          </w:p>
        </w:tc>
        <w:tc>
          <w:tcPr>
            <w:tcW w:w="2906" w:type="dxa"/>
            <w:vAlign w:val="center"/>
          </w:tcPr>
          <w:p w14:paraId="22A1D65F" w14:textId="03BAFAC9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Colaboradores Designados</w:t>
            </w:r>
          </w:p>
        </w:tc>
      </w:tr>
      <w:tr w:rsidR="00E05732" w14:paraId="3021B90D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4DDD0288" w14:textId="1D233DAC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Negociar tecnicamente com clientes</w:t>
            </w:r>
          </w:p>
        </w:tc>
        <w:tc>
          <w:tcPr>
            <w:tcW w:w="2480" w:type="dxa"/>
            <w:vAlign w:val="center"/>
          </w:tcPr>
          <w:p w14:paraId="32B70535" w14:textId="2009AD0B" w:rsidR="00E05732" w:rsidRDefault="00D639C3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COM</w:t>
            </w:r>
          </w:p>
        </w:tc>
        <w:tc>
          <w:tcPr>
            <w:tcW w:w="2906" w:type="dxa"/>
            <w:vAlign w:val="center"/>
          </w:tcPr>
          <w:p w14:paraId="324F8803" w14:textId="2D368F79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  <w:tr w:rsidR="00E05732" w14:paraId="732CAB6D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5B8330DF" w14:textId="7B977D7B" w:rsidR="00E05732" w:rsidRPr="00E05732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lastRenderedPageBreak/>
              <w:t>Gerenciar representantes e resultados</w:t>
            </w:r>
          </w:p>
        </w:tc>
        <w:tc>
          <w:tcPr>
            <w:tcW w:w="2480" w:type="dxa"/>
            <w:vAlign w:val="center"/>
          </w:tcPr>
          <w:p w14:paraId="52F6B287" w14:textId="793922B7" w:rsidR="00E05732" w:rsidRDefault="00D639C3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COM</w:t>
            </w:r>
          </w:p>
        </w:tc>
        <w:tc>
          <w:tcPr>
            <w:tcW w:w="2906" w:type="dxa"/>
            <w:vAlign w:val="center"/>
          </w:tcPr>
          <w:p w14:paraId="5D2BC4E0" w14:textId="758FFE2E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</w:t>
            </w:r>
          </w:p>
        </w:tc>
      </w:tr>
      <w:tr w:rsidR="00E05732" w14:paraId="5A27D814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71B6242E" w14:textId="08D8746E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Elaborar documentação para licitações/</w:t>
            </w:r>
            <w:r>
              <w:rPr>
                <w:rFonts w:ascii="Arial" w:hAnsi="Arial" w:cs="Arial"/>
                <w:bCs/>
                <w:sz w:val="22"/>
                <w:szCs w:val="22"/>
              </w:rPr>
              <w:t xml:space="preserve"> </w:t>
            </w:r>
            <w:r w:rsidRPr="004570A2">
              <w:rPr>
                <w:rFonts w:ascii="Arial" w:hAnsi="Arial" w:cs="Arial"/>
                <w:bCs/>
                <w:sz w:val="22"/>
                <w:szCs w:val="22"/>
              </w:rPr>
              <w:t>exportações</w:t>
            </w:r>
          </w:p>
        </w:tc>
        <w:tc>
          <w:tcPr>
            <w:tcW w:w="2480" w:type="dxa"/>
            <w:vAlign w:val="center"/>
          </w:tcPr>
          <w:p w14:paraId="7396E5F4" w14:textId="686B0ACE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</w:t>
            </w:r>
            <w:r w:rsidR="00D639C3">
              <w:rPr>
                <w:rFonts w:ascii="Arial" w:hAnsi="Arial" w:cs="Arial"/>
                <w:bCs/>
                <w:sz w:val="22"/>
                <w:szCs w:val="22"/>
              </w:rPr>
              <w:t>OM</w:t>
            </w:r>
          </w:p>
        </w:tc>
        <w:tc>
          <w:tcPr>
            <w:tcW w:w="2906" w:type="dxa"/>
            <w:vAlign w:val="center"/>
          </w:tcPr>
          <w:p w14:paraId="7F00BB8C" w14:textId="09B48CAE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  <w:tr w:rsidR="00E05732" w14:paraId="73C49D8A" w14:textId="77777777" w:rsidTr="004570A2">
        <w:trPr>
          <w:trHeight w:val="178"/>
        </w:trPr>
        <w:tc>
          <w:tcPr>
            <w:tcW w:w="4815" w:type="dxa"/>
            <w:vAlign w:val="center"/>
          </w:tcPr>
          <w:p w14:paraId="517F1775" w14:textId="61D2D97D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Realizar instalação, treinamento e entrega técnica</w:t>
            </w:r>
          </w:p>
        </w:tc>
        <w:tc>
          <w:tcPr>
            <w:tcW w:w="2480" w:type="dxa"/>
            <w:vAlign w:val="center"/>
          </w:tcPr>
          <w:p w14:paraId="13B3B4BB" w14:textId="7C54DC97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AT</w:t>
            </w:r>
          </w:p>
        </w:tc>
        <w:tc>
          <w:tcPr>
            <w:tcW w:w="2906" w:type="dxa"/>
            <w:vAlign w:val="center"/>
          </w:tcPr>
          <w:p w14:paraId="4B33C489" w14:textId="1C07935D" w:rsidR="00B461C5" w:rsidRDefault="00B461C5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</w:t>
            </w:r>
          </w:p>
          <w:p w14:paraId="70291983" w14:textId="043DA01A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Colaboradores Designados</w:t>
            </w:r>
          </w:p>
        </w:tc>
      </w:tr>
      <w:tr w:rsidR="00E05732" w14:paraId="4B7CBE5F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58DCA726" w14:textId="7C63B9D5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 xml:space="preserve">Registrar evidências técnicas </w:t>
            </w:r>
          </w:p>
        </w:tc>
        <w:tc>
          <w:tcPr>
            <w:tcW w:w="2480" w:type="dxa"/>
            <w:vAlign w:val="center"/>
          </w:tcPr>
          <w:p w14:paraId="24054BED" w14:textId="51C45701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AT</w:t>
            </w:r>
          </w:p>
        </w:tc>
        <w:tc>
          <w:tcPr>
            <w:tcW w:w="2906" w:type="dxa"/>
            <w:vAlign w:val="center"/>
          </w:tcPr>
          <w:p w14:paraId="7A3E84E2" w14:textId="3F3615A9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Colaboradores Designados</w:t>
            </w:r>
          </w:p>
        </w:tc>
      </w:tr>
      <w:tr w:rsidR="00E05732" w14:paraId="5AC5EA6D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0BA02E7D" w14:textId="3E4B73C3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Acompanhar pós-instalação, NPS e manutenção</w:t>
            </w:r>
          </w:p>
        </w:tc>
        <w:tc>
          <w:tcPr>
            <w:tcW w:w="2480" w:type="dxa"/>
            <w:vAlign w:val="center"/>
          </w:tcPr>
          <w:p w14:paraId="1B241B13" w14:textId="3D986EA5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AT</w:t>
            </w:r>
          </w:p>
        </w:tc>
        <w:tc>
          <w:tcPr>
            <w:tcW w:w="2906" w:type="dxa"/>
            <w:vAlign w:val="center"/>
          </w:tcPr>
          <w:p w14:paraId="532F5B14" w14:textId="10B84205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  <w:tr w:rsidR="00E05732" w14:paraId="42A3BE2E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75BF4178" w14:textId="71032329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Monitorar indicadores (leads, conversão, NPS)</w:t>
            </w:r>
          </w:p>
        </w:tc>
        <w:tc>
          <w:tcPr>
            <w:tcW w:w="2480" w:type="dxa"/>
            <w:vAlign w:val="center"/>
          </w:tcPr>
          <w:p w14:paraId="453F8BAF" w14:textId="6ADC3F52" w:rsidR="00E05732" w:rsidRDefault="00D639C3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COM</w:t>
            </w:r>
          </w:p>
        </w:tc>
        <w:tc>
          <w:tcPr>
            <w:tcW w:w="2906" w:type="dxa"/>
            <w:vAlign w:val="center"/>
          </w:tcPr>
          <w:p w14:paraId="31DE926A" w14:textId="268DB7B1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  <w:tr w:rsidR="00E05732" w14:paraId="69FB5923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1EC3C41A" w14:textId="16E58E7B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Validar conformidade técnica e regulatória</w:t>
            </w:r>
          </w:p>
        </w:tc>
        <w:tc>
          <w:tcPr>
            <w:tcW w:w="2480" w:type="dxa"/>
            <w:vAlign w:val="center"/>
          </w:tcPr>
          <w:p w14:paraId="5746E7AB" w14:textId="78673668" w:rsidR="00E05732" w:rsidRDefault="004570A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RT</w:t>
            </w:r>
          </w:p>
        </w:tc>
        <w:tc>
          <w:tcPr>
            <w:tcW w:w="2906" w:type="dxa"/>
            <w:vAlign w:val="center"/>
          </w:tcPr>
          <w:p w14:paraId="56327D3C" w14:textId="2A9F3988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 xml:space="preserve">Gestor de Processo, </w:t>
            </w:r>
          </w:p>
        </w:tc>
      </w:tr>
      <w:tr w:rsidR="00E05732" w14:paraId="62C8C26F" w14:textId="77777777" w:rsidTr="00A53B93">
        <w:trPr>
          <w:trHeight w:val="170"/>
        </w:trPr>
        <w:tc>
          <w:tcPr>
            <w:tcW w:w="4815" w:type="dxa"/>
            <w:vAlign w:val="center"/>
          </w:tcPr>
          <w:p w14:paraId="6A977498" w14:textId="1E5EDFFC" w:rsidR="00E05732" w:rsidRPr="00A53B93" w:rsidRDefault="004570A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4570A2">
              <w:rPr>
                <w:rFonts w:ascii="Arial" w:hAnsi="Arial" w:cs="Arial"/>
                <w:bCs/>
                <w:sz w:val="22"/>
                <w:szCs w:val="22"/>
              </w:rPr>
              <w:t>Garantir integridade dos dados (LGPD)</w:t>
            </w:r>
          </w:p>
        </w:tc>
        <w:tc>
          <w:tcPr>
            <w:tcW w:w="2480" w:type="dxa"/>
            <w:vAlign w:val="center"/>
          </w:tcPr>
          <w:p w14:paraId="4F60E61A" w14:textId="03DD13C1" w:rsidR="00E05732" w:rsidRDefault="00E05732" w:rsidP="005D412D">
            <w:pPr>
              <w:spacing w:line="276" w:lineRule="auto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DIR</w:t>
            </w:r>
          </w:p>
        </w:tc>
        <w:tc>
          <w:tcPr>
            <w:tcW w:w="2906" w:type="dxa"/>
            <w:vAlign w:val="center"/>
          </w:tcPr>
          <w:p w14:paraId="53684916" w14:textId="316F936A" w:rsidR="00E05732" w:rsidRDefault="00E05732" w:rsidP="005D412D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E05732">
              <w:rPr>
                <w:rFonts w:ascii="Arial" w:hAnsi="Arial" w:cs="Arial"/>
                <w:bCs/>
                <w:sz w:val="22"/>
                <w:szCs w:val="22"/>
              </w:rPr>
              <w:t>Gestor de Processo, Colaboradores Designados</w:t>
            </w:r>
          </w:p>
        </w:tc>
      </w:tr>
    </w:tbl>
    <w:p w14:paraId="1823B1A8" w14:textId="0BC36F56" w:rsidR="001378CF" w:rsidRDefault="001378CF" w:rsidP="004642EA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6392F900" w14:textId="3EBA73C2" w:rsidR="001378CF" w:rsidRDefault="001378CF" w:rsidP="004642EA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3A425C30" w14:textId="3FE89A63" w:rsidR="002375AC" w:rsidRPr="00552AED" w:rsidRDefault="004779E3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2" w:name="_Hlk128251910"/>
      <w:r w:rsidRPr="007361F0">
        <w:rPr>
          <w:rFonts w:ascii="Arial" w:hAnsi="Arial" w:cs="Arial"/>
          <w:b/>
          <w:bCs/>
          <w:color w:val="000000" w:themeColor="text1"/>
          <w:sz w:val="22"/>
          <w:szCs w:val="22"/>
        </w:rPr>
        <w:t>INTERAÇÃO ENTRE OS PROCESSOS</w:t>
      </w:r>
      <w:bookmarkStart w:id="3" w:name="_Hlk129808801"/>
      <w:bookmarkStart w:id="4" w:name="_Hlk129816891"/>
      <w:bookmarkStart w:id="5" w:name="_Hlk129810933"/>
      <w:bookmarkEnd w:id="2"/>
    </w:p>
    <w:tbl>
      <w:tblPr>
        <w:tblW w:w="102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3969"/>
        <w:gridCol w:w="284"/>
        <w:gridCol w:w="1996"/>
        <w:gridCol w:w="236"/>
        <w:gridCol w:w="3716"/>
      </w:tblGrid>
      <w:tr w:rsidR="009F6CE2" w:rsidRPr="00E45F44" w14:paraId="62B40D64" w14:textId="77777777" w:rsidTr="00CC7F1D">
        <w:trPr>
          <w:trHeight w:val="53"/>
          <w:tblHeader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</w:tcPr>
          <w:p w14:paraId="175FA512" w14:textId="77777777" w:rsidR="009F6CE2" w:rsidRPr="001D4EF1" w:rsidRDefault="009F6CE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bookmarkStart w:id="6" w:name="_Hlk129477458"/>
            <w:r w:rsidRPr="001D4EF1">
              <w:rPr>
                <w:rFonts w:ascii="Arial" w:hAnsi="Arial" w:cs="Arial"/>
                <w:b/>
                <w:sz w:val="22"/>
                <w:szCs w:val="22"/>
              </w:rPr>
              <w:t>Dados de entrada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B4C57EA" w14:textId="77777777" w:rsidR="009F6CE2" w:rsidRPr="001D4EF1" w:rsidRDefault="009F6CE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58493" w14:textId="77777777" w:rsidR="009F6CE2" w:rsidRPr="001D4EF1" w:rsidRDefault="009F6CE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4EF1">
              <w:rPr>
                <w:rFonts w:ascii="Arial" w:hAnsi="Arial" w:cs="Arial"/>
                <w:b/>
                <w:sz w:val="22"/>
                <w:szCs w:val="22"/>
              </w:rPr>
              <w:t>Processo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C4BC9B3" w14:textId="77777777" w:rsidR="009F6CE2" w:rsidRPr="001D4EF1" w:rsidRDefault="009F6CE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</w:tcPr>
          <w:p w14:paraId="0285D11E" w14:textId="77777777" w:rsidR="009F6CE2" w:rsidRPr="001D4EF1" w:rsidRDefault="009F6CE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1D4EF1">
              <w:rPr>
                <w:rFonts w:ascii="Arial" w:hAnsi="Arial" w:cs="Arial"/>
                <w:b/>
                <w:sz w:val="22"/>
                <w:szCs w:val="22"/>
              </w:rPr>
              <w:t>Dados de saída</w:t>
            </w:r>
          </w:p>
        </w:tc>
      </w:tr>
      <w:tr w:rsidR="00A53B93" w:rsidRPr="00BC77B0" w14:paraId="053639D6" w14:textId="77777777" w:rsidTr="00CC7F1D">
        <w:trPr>
          <w:trHeight w:val="170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0729697" w14:textId="688954EA" w:rsidR="00A53B93" w:rsidRPr="001D4EF1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Diretrizes estratégicas, plano de marketing e política comercial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07E07E" w14:textId="77777777" w:rsidR="00A53B93" w:rsidRPr="001D4EF1" w:rsidRDefault="00A53B93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C201C" w14:textId="56AE5286" w:rsidR="00A53B93" w:rsidRPr="001D4EF1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Planejamento e Comunicação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1A89FF2" w14:textId="77777777" w:rsidR="00A53B93" w:rsidRPr="001D4EF1" w:rsidRDefault="00A53B93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D0CF595" w14:textId="5317480B" w:rsidR="00A53B93" w:rsidRPr="001D4EF1" w:rsidRDefault="00233EFF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33EFF">
              <w:rPr>
                <w:rFonts w:ascii="Arial" w:hAnsi="Arial" w:cs="Arial"/>
                <w:sz w:val="22"/>
                <w:szCs w:val="22"/>
              </w:rPr>
              <w:t>Materiais validados</w:t>
            </w:r>
          </w:p>
        </w:tc>
      </w:tr>
      <w:tr w:rsidR="00E05732" w:rsidRPr="00BC77B0" w14:paraId="4DE1B70E" w14:textId="77777777" w:rsidTr="00CC7F1D">
        <w:trPr>
          <w:trHeight w:val="170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1D65173" w14:textId="2A377C98" w:rsidR="00E05732" w:rsidRPr="00A53B93" w:rsidDel="002754D7" w:rsidRDefault="00233EFF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233EFF">
              <w:rPr>
                <w:rFonts w:ascii="Arial" w:hAnsi="Arial" w:cs="Arial"/>
                <w:sz w:val="22"/>
                <w:szCs w:val="22"/>
              </w:rPr>
              <w:t>Ações e conteúdos publicados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FF66AB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2128950" w14:textId="7BE6FCA9" w:rsidR="00E05732" w:rsidDel="002754D7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Geração e Captação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C2A77B6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43F5D0E" w14:textId="1413CE59" w:rsidR="00E05732" w:rsidRPr="00A53B93" w:rsidDel="002754D7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Leads registrados</w:t>
            </w:r>
          </w:p>
        </w:tc>
      </w:tr>
      <w:tr w:rsidR="00E05732" w:rsidRPr="00BC77B0" w14:paraId="59022349" w14:textId="77777777" w:rsidTr="00CC7F1D">
        <w:trPr>
          <w:trHeight w:val="170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3D25B59" w14:textId="4EA455EA" w:rsidR="00E05732" w:rsidRPr="00A53B93" w:rsidDel="002754D7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Leads brutos (formulários, redes, feiras, prospecção)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07331B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740817B" w14:textId="6CBCA3B2" w:rsidR="00E05732" w:rsidDel="002754D7" w:rsidRDefault="00A82CD1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82CD1">
              <w:rPr>
                <w:rFonts w:ascii="Arial" w:hAnsi="Arial" w:cs="Arial"/>
                <w:sz w:val="22"/>
                <w:szCs w:val="22"/>
              </w:rPr>
              <w:t>Qualificação Comercial (LDR / BDR / SDR)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0B40A05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5F166D0" w14:textId="563BD208" w:rsidR="00E05732" w:rsidRPr="00A53B93" w:rsidDel="002754D7" w:rsidRDefault="009D2580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9D2580">
              <w:rPr>
                <w:rFonts w:ascii="Arial" w:hAnsi="Arial" w:cs="Arial"/>
                <w:sz w:val="22"/>
                <w:szCs w:val="22"/>
              </w:rPr>
              <w:t>MQLs</w:t>
            </w:r>
            <w:proofErr w:type="spellEnd"/>
            <w:r w:rsidRPr="009D2580">
              <w:rPr>
                <w:rFonts w:ascii="Arial" w:hAnsi="Arial" w:cs="Arial"/>
                <w:sz w:val="22"/>
                <w:szCs w:val="22"/>
              </w:rPr>
              <w:t xml:space="preserve"> e </w:t>
            </w:r>
            <w:proofErr w:type="spellStart"/>
            <w:r w:rsidRPr="009D2580">
              <w:rPr>
                <w:rFonts w:ascii="Arial" w:hAnsi="Arial" w:cs="Arial"/>
                <w:sz w:val="22"/>
                <w:szCs w:val="22"/>
              </w:rPr>
              <w:t>SQLs</w:t>
            </w:r>
            <w:proofErr w:type="spellEnd"/>
          </w:p>
        </w:tc>
      </w:tr>
      <w:tr w:rsidR="00E05732" w:rsidRPr="00BC77B0" w14:paraId="227CBE0D" w14:textId="77777777" w:rsidTr="00CC7F1D">
        <w:trPr>
          <w:trHeight w:val="170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2108CAC" w14:textId="01CBA3B4" w:rsidR="00E05732" w:rsidRPr="00A53B93" w:rsidDel="002754D7" w:rsidRDefault="00F94FB7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F94FB7">
              <w:rPr>
                <w:rFonts w:ascii="Arial" w:hAnsi="Arial" w:cs="Arial"/>
                <w:sz w:val="22"/>
                <w:szCs w:val="22"/>
              </w:rPr>
              <w:t>Leads qualificados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FF18492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777F99" w14:textId="5E8A8692" w:rsidR="00E05732" w:rsidDel="002754D7" w:rsidRDefault="001713D8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1713D8">
              <w:rPr>
                <w:rFonts w:ascii="Arial" w:hAnsi="Arial" w:cs="Arial"/>
                <w:sz w:val="22"/>
                <w:szCs w:val="22"/>
              </w:rPr>
              <w:t>Comercial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66F103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638F787" w14:textId="18FF24A0" w:rsidR="00E05732" w:rsidRPr="00A53B93" w:rsidDel="002754D7" w:rsidRDefault="001713D8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713D8">
              <w:rPr>
                <w:rFonts w:ascii="Arial" w:hAnsi="Arial" w:cs="Arial"/>
                <w:sz w:val="22"/>
                <w:szCs w:val="22"/>
              </w:rPr>
              <w:t>Propostas técnico-comerciais</w:t>
            </w:r>
          </w:p>
        </w:tc>
      </w:tr>
      <w:tr w:rsidR="00E05732" w:rsidRPr="00BC77B0" w14:paraId="47C73703" w14:textId="77777777" w:rsidTr="00CC7F1D">
        <w:trPr>
          <w:trHeight w:val="170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B9E9CF5" w14:textId="33BADE12" w:rsidR="00E05732" w:rsidRPr="00A53B93" w:rsidDel="002754D7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Propostas aprovadas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EF81E32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0FAB510A" w14:textId="5EE4C236" w:rsidR="00E05732" w:rsidDel="002754D7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Instalação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509D43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1ADE8C2" w14:textId="0CB667A0" w:rsidR="00E05732" w:rsidRPr="00A53B93" w:rsidDel="002754D7" w:rsidRDefault="009D2580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9D2580">
              <w:rPr>
                <w:rFonts w:ascii="Arial" w:hAnsi="Arial" w:cs="Arial"/>
                <w:sz w:val="22"/>
                <w:szCs w:val="22"/>
              </w:rPr>
              <w:t>Instalação + Treinamento</w:t>
            </w:r>
          </w:p>
        </w:tc>
      </w:tr>
      <w:tr w:rsidR="00E05732" w:rsidRPr="00BC77B0" w14:paraId="11C8F9B8" w14:textId="77777777" w:rsidTr="00CC7F1D">
        <w:trPr>
          <w:trHeight w:val="170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40965471" w14:textId="1AE5D67F" w:rsidR="00E05732" w:rsidRPr="00A53B93" w:rsidDel="002754D7" w:rsidRDefault="001713D8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713D8">
              <w:rPr>
                <w:rFonts w:ascii="Arial" w:hAnsi="Arial" w:cs="Arial"/>
                <w:sz w:val="22"/>
                <w:szCs w:val="22"/>
              </w:rPr>
              <w:t>Aceite do cliente e dados técnicos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2325189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F6ED07B" w14:textId="05D2B3C6" w:rsidR="00E05732" w:rsidDel="002754D7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Pós-venda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40E51D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9A2489F" w14:textId="2CF33720" w:rsidR="00E05732" w:rsidRPr="00A53B93" w:rsidDel="002754D7" w:rsidRDefault="001713D8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713D8">
              <w:rPr>
                <w:rFonts w:ascii="Arial" w:hAnsi="Arial" w:cs="Arial"/>
                <w:sz w:val="22"/>
                <w:szCs w:val="22"/>
              </w:rPr>
              <w:t>NPS, agendas e manutenção</w:t>
            </w:r>
          </w:p>
        </w:tc>
      </w:tr>
      <w:tr w:rsidR="00E05732" w:rsidRPr="00BC77B0" w14:paraId="0410CEBD" w14:textId="77777777" w:rsidTr="00CC7F1D">
        <w:trPr>
          <w:trHeight w:val="170"/>
        </w:trPr>
        <w:tc>
          <w:tcPr>
            <w:tcW w:w="396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620C848" w14:textId="16511D5A" w:rsidR="00E05732" w:rsidRPr="00A53B93" w:rsidDel="002754D7" w:rsidRDefault="001713D8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713D8">
              <w:rPr>
                <w:rFonts w:ascii="Arial" w:hAnsi="Arial" w:cs="Arial"/>
                <w:sz w:val="22"/>
                <w:szCs w:val="22"/>
              </w:rPr>
              <w:t>Indicadores e resultados</w:t>
            </w:r>
          </w:p>
        </w:tc>
        <w:tc>
          <w:tcPr>
            <w:tcW w:w="28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2B05417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199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196B958" w14:textId="342FF27B" w:rsidR="00E05732" w:rsidDel="002754D7" w:rsidRDefault="004570A2" w:rsidP="005D412D">
            <w:pPr>
              <w:tabs>
                <w:tab w:val="center" w:pos="4419"/>
                <w:tab w:val="right" w:pos="8838"/>
              </w:tabs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570A2">
              <w:rPr>
                <w:rFonts w:ascii="Arial" w:hAnsi="Arial" w:cs="Arial"/>
                <w:sz w:val="22"/>
                <w:szCs w:val="22"/>
              </w:rPr>
              <w:t>Melhoria Contínua</w:t>
            </w:r>
          </w:p>
        </w:tc>
        <w:tc>
          <w:tcPr>
            <w:tcW w:w="236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512747" w14:textId="77777777" w:rsidR="00E05732" w:rsidRPr="001D4EF1" w:rsidRDefault="00E05732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3716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A5CC57A" w14:textId="1D7C3029" w:rsidR="00E05732" w:rsidRPr="00A53B93" w:rsidDel="002754D7" w:rsidRDefault="001713D8" w:rsidP="005D412D">
            <w:pPr>
              <w:tabs>
                <w:tab w:val="center" w:pos="4419"/>
                <w:tab w:val="right" w:pos="8838"/>
              </w:tabs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1713D8">
              <w:rPr>
                <w:rFonts w:ascii="Arial" w:hAnsi="Arial" w:cs="Arial"/>
                <w:sz w:val="22"/>
                <w:szCs w:val="22"/>
              </w:rPr>
              <w:t>Relatórios e planos de ação</w:t>
            </w:r>
          </w:p>
        </w:tc>
      </w:tr>
      <w:bookmarkEnd w:id="1"/>
      <w:bookmarkEnd w:id="3"/>
      <w:bookmarkEnd w:id="4"/>
      <w:bookmarkEnd w:id="5"/>
      <w:bookmarkEnd w:id="6"/>
    </w:tbl>
    <w:p w14:paraId="2FA80F24" w14:textId="4C578CA7" w:rsidR="004779E3" w:rsidRDefault="004779E3" w:rsidP="004642EA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22730A2D" w14:textId="77777777" w:rsidR="0072047E" w:rsidRDefault="0072047E" w:rsidP="004642EA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7211CB46" w14:textId="2CEA32B5" w:rsidR="007671F4" w:rsidRDefault="003B5B44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7" w:name="_Hlk128251959"/>
      <w:r w:rsidRPr="008004C0">
        <w:rPr>
          <w:rFonts w:ascii="Arial" w:hAnsi="Arial" w:cs="Arial"/>
          <w:b/>
          <w:bCs/>
          <w:color w:val="000000" w:themeColor="text1"/>
          <w:sz w:val="22"/>
          <w:szCs w:val="22"/>
        </w:rPr>
        <w:t>DESCRIÇÃO DO PROCESSO</w:t>
      </w:r>
      <w:bookmarkStart w:id="8" w:name="_Hlk129808991"/>
      <w:bookmarkEnd w:id="7"/>
    </w:p>
    <w:p w14:paraId="0B9CB25E" w14:textId="77777777" w:rsidR="008B691D" w:rsidRDefault="008B691D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51901">
        <w:rPr>
          <w:rFonts w:ascii="Arial" w:hAnsi="Arial" w:cs="Arial"/>
          <w:b/>
          <w:sz w:val="22"/>
          <w:szCs w:val="22"/>
        </w:rPr>
        <w:t>Conceitos-Chave</w:t>
      </w:r>
    </w:p>
    <w:p w14:paraId="4897B202" w14:textId="0CED01AA" w:rsidR="0077446E" w:rsidRDefault="000C3A7E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C3A7E">
        <w:rPr>
          <w:rFonts w:ascii="Arial" w:hAnsi="Arial" w:cs="Arial"/>
          <w:bCs/>
          <w:sz w:val="22"/>
          <w:szCs w:val="22"/>
        </w:rPr>
        <w:t>Conjunto</w:t>
      </w:r>
      <w:r w:rsidR="004142B5" w:rsidRPr="004142B5">
        <w:rPr>
          <w:rFonts w:ascii="Arial" w:hAnsi="Arial" w:cs="Arial"/>
          <w:bCs/>
          <w:sz w:val="22"/>
          <w:szCs w:val="22"/>
        </w:rPr>
        <w:t xml:space="preserve"> de termos técnicos padronizados que devem ser usados por Marketing, Pré-vendas (</w:t>
      </w:r>
      <w:proofErr w:type="spellStart"/>
      <w:r w:rsidR="004142B5" w:rsidRPr="004142B5">
        <w:rPr>
          <w:rFonts w:ascii="Arial" w:hAnsi="Arial" w:cs="Arial"/>
          <w:bCs/>
          <w:sz w:val="22"/>
          <w:szCs w:val="22"/>
        </w:rPr>
        <w:t>LDR</w:t>
      </w:r>
      <w:proofErr w:type="spellEnd"/>
      <w:r w:rsidR="004142B5" w:rsidRPr="004142B5">
        <w:rPr>
          <w:rFonts w:ascii="Arial" w:hAnsi="Arial" w:cs="Arial"/>
          <w:bCs/>
          <w:sz w:val="22"/>
          <w:szCs w:val="22"/>
        </w:rPr>
        <w:t>/BDR/</w:t>
      </w:r>
      <w:proofErr w:type="spellStart"/>
      <w:r w:rsidR="004142B5" w:rsidRPr="004142B5">
        <w:rPr>
          <w:rFonts w:ascii="Arial" w:hAnsi="Arial" w:cs="Arial"/>
          <w:bCs/>
          <w:sz w:val="22"/>
          <w:szCs w:val="22"/>
        </w:rPr>
        <w:t>SDR</w:t>
      </w:r>
      <w:proofErr w:type="spellEnd"/>
      <w:r w:rsidR="004142B5" w:rsidRPr="004142B5">
        <w:rPr>
          <w:rFonts w:ascii="Arial" w:hAnsi="Arial" w:cs="Arial"/>
          <w:bCs/>
          <w:sz w:val="22"/>
          <w:szCs w:val="22"/>
        </w:rPr>
        <w:t xml:space="preserve">), </w:t>
      </w:r>
      <w:r w:rsidR="000B6530">
        <w:rPr>
          <w:rFonts w:ascii="Arial" w:hAnsi="Arial" w:cs="Arial"/>
          <w:bCs/>
          <w:sz w:val="22"/>
          <w:szCs w:val="22"/>
        </w:rPr>
        <w:t>Vendas (Closer/Representante)</w:t>
      </w:r>
      <w:r w:rsidR="004142B5" w:rsidRPr="004142B5">
        <w:rPr>
          <w:rFonts w:ascii="Arial" w:hAnsi="Arial" w:cs="Arial"/>
          <w:bCs/>
          <w:sz w:val="22"/>
          <w:szCs w:val="22"/>
        </w:rPr>
        <w:t xml:space="preserve">, </w:t>
      </w:r>
      <w:r w:rsidR="000B6530">
        <w:rPr>
          <w:rFonts w:ascii="Arial" w:hAnsi="Arial" w:cs="Arial"/>
          <w:bCs/>
          <w:sz w:val="22"/>
          <w:szCs w:val="22"/>
        </w:rPr>
        <w:t xml:space="preserve">Administração de vendas (BackOffice), </w:t>
      </w:r>
      <w:r w:rsidR="004142B5" w:rsidRPr="004142B5">
        <w:rPr>
          <w:rFonts w:ascii="Arial" w:hAnsi="Arial" w:cs="Arial"/>
          <w:bCs/>
          <w:sz w:val="22"/>
          <w:szCs w:val="22"/>
        </w:rPr>
        <w:t>Assistência Técnica e Pós-venda</w:t>
      </w:r>
      <w:r w:rsidR="000B6530">
        <w:rPr>
          <w:rFonts w:ascii="Arial" w:hAnsi="Arial" w:cs="Arial"/>
          <w:bCs/>
          <w:sz w:val="22"/>
          <w:szCs w:val="22"/>
        </w:rPr>
        <w:t xml:space="preserve"> (</w:t>
      </w:r>
      <w:r w:rsidR="004142B5" w:rsidRPr="004142B5">
        <w:rPr>
          <w:rFonts w:ascii="Arial" w:hAnsi="Arial" w:cs="Arial"/>
          <w:bCs/>
          <w:sz w:val="22"/>
          <w:szCs w:val="22"/>
        </w:rPr>
        <w:t>CS</w:t>
      </w:r>
      <w:r w:rsidR="000B6530">
        <w:rPr>
          <w:rFonts w:ascii="Arial" w:hAnsi="Arial" w:cs="Arial"/>
          <w:bCs/>
          <w:sz w:val="22"/>
          <w:szCs w:val="22"/>
        </w:rPr>
        <w:t>)</w:t>
      </w:r>
      <w:r w:rsidR="004142B5" w:rsidRPr="004142B5">
        <w:rPr>
          <w:rFonts w:ascii="Arial" w:hAnsi="Arial" w:cs="Arial"/>
          <w:bCs/>
          <w:sz w:val="22"/>
          <w:szCs w:val="22"/>
        </w:rPr>
        <w:t>, garantindo linguagem comum e alinhamento ao Processo Integrado de Marketing, CRM e Relacionamento.</w:t>
      </w:r>
      <w:r w:rsidR="004142B5">
        <w:rPr>
          <w:rFonts w:ascii="Arial" w:hAnsi="Arial" w:cs="Arial"/>
          <w:bCs/>
          <w:sz w:val="22"/>
          <w:szCs w:val="22"/>
        </w:rPr>
        <w:t xml:space="preserve"> </w:t>
      </w:r>
      <w:r w:rsidR="004142B5" w:rsidRPr="004142B5">
        <w:rPr>
          <w:rFonts w:ascii="Arial" w:hAnsi="Arial" w:cs="Arial"/>
          <w:bCs/>
          <w:sz w:val="22"/>
          <w:szCs w:val="22"/>
        </w:rPr>
        <w:t xml:space="preserve">Os conceitos aqui descritos </w:t>
      </w:r>
      <w:r w:rsidR="00A82CD1" w:rsidRPr="00A82CD1">
        <w:rPr>
          <w:rFonts w:ascii="Arial" w:hAnsi="Arial" w:cs="Arial"/>
          <w:bCs/>
          <w:sz w:val="22"/>
          <w:szCs w:val="22"/>
        </w:rPr>
        <w:t>são obrigatórios como referência para:</w:t>
      </w:r>
      <w:r w:rsidR="00A82CD1">
        <w:rPr>
          <w:rFonts w:ascii="Arial" w:hAnsi="Arial" w:cs="Arial"/>
          <w:bCs/>
          <w:sz w:val="22"/>
          <w:szCs w:val="22"/>
        </w:rPr>
        <w:t xml:space="preserve"> </w:t>
      </w:r>
      <w:r w:rsidR="004142B5" w:rsidRPr="004142B5">
        <w:rPr>
          <w:rFonts w:ascii="Arial" w:hAnsi="Arial" w:cs="Arial"/>
          <w:bCs/>
          <w:sz w:val="22"/>
          <w:szCs w:val="22"/>
        </w:rPr>
        <w:t xml:space="preserve">a </w:t>
      </w:r>
      <w:r w:rsidR="004142B5" w:rsidRPr="004142B5">
        <w:rPr>
          <w:rFonts w:ascii="Arial" w:hAnsi="Arial" w:cs="Arial"/>
          <w:bCs/>
          <w:sz w:val="22"/>
          <w:szCs w:val="22"/>
        </w:rPr>
        <w:lastRenderedPageBreak/>
        <w:t>configuração da plataforma de CRM/automação</w:t>
      </w:r>
      <w:r w:rsidR="00A82CD1">
        <w:rPr>
          <w:rFonts w:ascii="Arial" w:hAnsi="Arial" w:cs="Arial"/>
          <w:bCs/>
          <w:sz w:val="22"/>
          <w:szCs w:val="22"/>
        </w:rPr>
        <w:t xml:space="preserve">; </w:t>
      </w:r>
      <w:r w:rsidR="004142B5" w:rsidRPr="004142B5">
        <w:rPr>
          <w:rFonts w:ascii="Arial" w:hAnsi="Arial" w:cs="Arial"/>
          <w:bCs/>
          <w:sz w:val="22"/>
          <w:szCs w:val="22"/>
        </w:rPr>
        <w:t>a integração com o ERP Protheus</w:t>
      </w:r>
      <w:r w:rsidR="00A82CD1">
        <w:rPr>
          <w:rFonts w:ascii="Arial" w:hAnsi="Arial" w:cs="Arial"/>
          <w:bCs/>
          <w:sz w:val="22"/>
          <w:szCs w:val="22"/>
        </w:rPr>
        <w:t xml:space="preserve">; </w:t>
      </w:r>
      <w:r w:rsidR="004142B5" w:rsidRPr="004142B5">
        <w:rPr>
          <w:rFonts w:ascii="Arial" w:hAnsi="Arial" w:cs="Arial"/>
          <w:bCs/>
          <w:sz w:val="22"/>
          <w:szCs w:val="22"/>
        </w:rPr>
        <w:t>e a aplicação dos funis de pré-venda, venda e pós-venda definidos nesta Norma.</w:t>
      </w:r>
    </w:p>
    <w:p w14:paraId="217BF4CB" w14:textId="77777777" w:rsidR="004142B5" w:rsidRDefault="004142B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ACFCF00" w14:textId="77777777" w:rsidR="0077446E" w:rsidRPr="00090AAB" w:rsidRDefault="0077446E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90AAB">
        <w:rPr>
          <w:rFonts w:ascii="Arial" w:hAnsi="Arial" w:cs="Arial"/>
          <w:b/>
          <w:sz w:val="22"/>
          <w:szCs w:val="22"/>
        </w:rPr>
        <w:t xml:space="preserve">Papel das </w:t>
      </w:r>
      <w:r>
        <w:rPr>
          <w:rFonts w:ascii="Arial" w:hAnsi="Arial" w:cs="Arial"/>
          <w:b/>
          <w:sz w:val="22"/>
          <w:szCs w:val="22"/>
        </w:rPr>
        <w:t>M</w:t>
      </w:r>
      <w:r w:rsidRPr="00090AAB">
        <w:rPr>
          <w:rFonts w:ascii="Arial" w:hAnsi="Arial" w:cs="Arial"/>
          <w:b/>
          <w:sz w:val="22"/>
          <w:szCs w:val="22"/>
        </w:rPr>
        <w:t>arcas</w:t>
      </w:r>
    </w:p>
    <w:p w14:paraId="21450413" w14:textId="26CED2D1" w:rsidR="0077446E" w:rsidRPr="00346914" w:rsidRDefault="0077446E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6914">
        <w:rPr>
          <w:rFonts w:ascii="Arial" w:hAnsi="Arial" w:cs="Arial"/>
          <w:bCs/>
          <w:sz w:val="22"/>
          <w:szCs w:val="22"/>
        </w:rPr>
        <w:t>Salk Medical</w:t>
      </w:r>
      <w:r w:rsidR="00233EFF">
        <w:rPr>
          <w:rFonts w:ascii="Arial" w:hAnsi="Arial" w:cs="Arial"/>
          <w:bCs/>
          <w:sz w:val="22"/>
          <w:szCs w:val="22"/>
        </w:rPr>
        <w:t xml:space="preserve">: </w:t>
      </w:r>
      <w:r w:rsidR="004142B5" w:rsidRPr="004142B5">
        <w:rPr>
          <w:rFonts w:ascii="Arial" w:hAnsi="Arial" w:cs="Arial"/>
          <w:bCs/>
          <w:sz w:val="22"/>
          <w:szCs w:val="22"/>
        </w:rPr>
        <w:t>força comercial oficial, responsável por oferta, prospecção (inbound e outbound), relacionamento, negociação e frente comercial no CRM.</w:t>
      </w:r>
    </w:p>
    <w:p w14:paraId="6FBA14E8" w14:textId="64A81874" w:rsidR="0077446E" w:rsidRPr="00346914" w:rsidRDefault="0077446E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6914">
        <w:rPr>
          <w:rFonts w:ascii="Arial" w:hAnsi="Arial" w:cs="Arial"/>
          <w:bCs/>
          <w:sz w:val="22"/>
          <w:szCs w:val="22"/>
        </w:rPr>
        <w:t>Mendel Medical</w:t>
      </w:r>
      <w:r w:rsidR="00233EFF">
        <w:rPr>
          <w:rFonts w:ascii="Arial" w:hAnsi="Arial" w:cs="Arial"/>
          <w:bCs/>
          <w:sz w:val="22"/>
          <w:szCs w:val="22"/>
        </w:rPr>
        <w:t xml:space="preserve">: </w:t>
      </w:r>
      <w:r w:rsidR="004142B5" w:rsidRPr="004142B5">
        <w:rPr>
          <w:rFonts w:ascii="Arial" w:hAnsi="Arial" w:cs="Arial"/>
          <w:bCs/>
          <w:sz w:val="22"/>
          <w:szCs w:val="22"/>
        </w:rPr>
        <w:t>lastro técnico e regulatório; fabricação, documentação, certificações, segurança e apoio técnico aos conteúdos e propostas registradas no CRM e no Protheus</w:t>
      </w:r>
      <w:r w:rsidR="00233EFF" w:rsidRPr="00233EFF">
        <w:rPr>
          <w:rFonts w:ascii="Arial" w:hAnsi="Arial" w:cs="Arial"/>
          <w:bCs/>
          <w:sz w:val="22"/>
          <w:szCs w:val="22"/>
        </w:rPr>
        <w:t>.</w:t>
      </w:r>
    </w:p>
    <w:p w14:paraId="50C0F779" w14:textId="26265EC9" w:rsidR="0077446E" w:rsidRPr="003A0194" w:rsidRDefault="0077446E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A0194">
        <w:rPr>
          <w:rFonts w:ascii="Arial" w:hAnsi="Arial" w:cs="Arial"/>
          <w:bCs/>
          <w:sz w:val="22"/>
          <w:szCs w:val="22"/>
        </w:rPr>
        <w:t>Manager Grupo</w:t>
      </w:r>
      <w:r w:rsidR="00233EFF">
        <w:rPr>
          <w:rFonts w:ascii="Arial" w:hAnsi="Arial" w:cs="Arial"/>
          <w:bCs/>
          <w:sz w:val="22"/>
          <w:szCs w:val="22"/>
        </w:rPr>
        <w:t xml:space="preserve">: </w:t>
      </w:r>
      <w:r w:rsidR="004142B5" w:rsidRPr="004142B5">
        <w:rPr>
          <w:rFonts w:ascii="Arial" w:hAnsi="Arial" w:cs="Arial"/>
          <w:bCs/>
          <w:sz w:val="22"/>
          <w:szCs w:val="22"/>
        </w:rPr>
        <w:t>estrutura corporativa, governança e integração entre unidades, responsável por assegurar que o Processo Integrado de Marketing, CRM e Vendas seja seguido.</w:t>
      </w:r>
      <w:r w:rsidRPr="003A0194">
        <w:rPr>
          <w:rFonts w:ascii="Arial" w:hAnsi="Arial" w:cs="Arial"/>
          <w:bCs/>
          <w:sz w:val="22"/>
          <w:szCs w:val="22"/>
        </w:rPr>
        <w:t xml:space="preserve"> </w:t>
      </w:r>
    </w:p>
    <w:p w14:paraId="590FD48E" w14:textId="0F5A8BA6" w:rsidR="0043712E" w:rsidRDefault="0077446E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233EFF">
        <w:rPr>
          <w:rFonts w:ascii="Arial" w:hAnsi="Arial" w:cs="Arial"/>
          <w:bCs/>
          <w:sz w:val="22"/>
          <w:szCs w:val="22"/>
        </w:rPr>
        <w:t>Dayho</w:t>
      </w:r>
      <w:r w:rsidR="00233EFF" w:rsidRPr="00233EFF">
        <w:rPr>
          <w:rFonts w:ascii="Arial" w:hAnsi="Arial" w:cs="Arial"/>
          <w:bCs/>
          <w:sz w:val="22"/>
          <w:szCs w:val="22"/>
        </w:rPr>
        <w:t xml:space="preserve">: </w:t>
      </w:r>
      <w:r w:rsidR="000C3A7E" w:rsidRPr="000C3A7E">
        <w:rPr>
          <w:rFonts w:ascii="Arial" w:hAnsi="Arial" w:cs="Arial"/>
          <w:bCs/>
          <w:sz w:val="22"/>
          <w:szCs w:val="22"/>
        </w:rPr>
        <w:t>robustez industrial, controle de processo e suporte de manufatura.</w:t>
      </w:r>
    </w:p>
    <w:p w14:paraId="33E4333F" w14:textId="77777777" w:rsidR="00233EFF" w:rsidRDefault="00233EFF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2224110B" w14:textId="69EB87AE" w:rsidR="0043712E" w:rsidRDefault="0043712E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43712E">
        <w:rPr>
          <w:rFonts w:ascii="Arial" w:hAnsi="Arial" w:cs="Arial"/>
          <w:b/>
          <w:sz w:val="22"/>
          <w:szCs w:val="22"/>
        </w:rPr>
        <w:t>Conceitos Estratégicos (Processos e Jornada)</w:t>
      </w:r>
    </w:p>
    <w:p w14:paraId="3F101884" w14:textId="46578216" w:rsidR="004142B5" w:rsidRPr="004142B5" w:rsidRDefault="004142B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142B5">
        <w:rPr>
          <w:rFonts w:ascii="Arial" w:hAnsi="Arial" w:cs="Arial"/>
          <w:bCs/>
          <w:sz w:val="22"/>
          <w:szCs w:val="22"/>
        </w:rPr>
        <w:t>Conjunto contínuo de etapas que compõem o relacionamento com o cliente, incluindo:</w:t>
      </w:r>
    </w:p>
    <w:p w14:paraId="1BE78B2E" w14:textId="77777777" w:rsidR="004142B5" w:rsidRDefault="004142B5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142B5">
        <w:rPr>
          <w:rFonts w:ascii="Arial" w:hAnsi="Arial" w:cs="Arial"/>
          <w:bCs/>
          <w:sz w:val="22"/>
          <w:szCs w:val="22"/>
        </w:rPr>
        <w:t>Atração e Captação (Marketing digital, formulários, WhatsApp, feiras, indicações);</w:t>
      </w:r>
    </w:p>
    <w:p w14:paraId="7A3CC39D" w14:textId="4B4DEA5D" w:rsidR="00F00F76" w:rsidRPr="004142B5" w:rsidRDefault="00F00F76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00F76">
        <w:rPr>
          <w:rFonts w:ascii="Arial" w:hAnsi="Arial" w:cs="Arial"/>
          <w:bCs/>
          <w:sz w:val="22"/>
          <w:szCs w:val="22"/>
        </w:rPr>
        <w:t>Inteligência de Mercado (LDR – Mineração de dados e construção de listas para Outbound);</w:t>
      </w:r>
    </w:p>
    <w:p w14:paraId="69051FEB" w14:textId="4D0167DB" w:rsidR="004142B5" w:rsidRPr="004142B5" w:rsidRDefault="004142B5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142B5">
        <w:rPr>
          <w:rFonts w:ascii="Arial" w:hAnsi="Arial" w:cs="Arial"/>
          <w:bCs/>
          <w:sz w:val="22"/>
          <w:szCs w:val="22"/>
        </w:rPr>
        <w:t>Pré-venda (BDR</w:t>
      </w:r>
      <w:r w:rsidR="00F00F76">
        <w:rPr>
          <w:rFonts w:ascii="Arial" w:hAnsi="Arial" w:cs="Arial"/>
          <w:bCs/>
          <w:sz w:val="22"/>
          <w:szCs w:val="22"/>
        </w:rPr>
        <w:t xml:space="preserve"> e</w:t>
      </w:r>
      <w:r w:rsidRPr="004142B5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4142B5">
        <w:rPr>
          <w:rFonts w:ascii="Arial" w:hAnsi="Arial" w:cs="Arial"/>
          <w:bCs/>
          <w:sz w:val="22"/>
          <w:szCs w:val="22"/>
        </w:rPr>
        <w:t>SDR</w:t>
      </w:r>
      <w:proofErr w:type="spellEnd"/>
      <w:r w:rsidRPr="004142B5">
        <w:rPr>
          <w:rFonts w:ascii="Arial" w:hAnsi="Arial" w:cs="Arial"/>
          <w:bCs/>
          <w:sz w:val="22"/>
          <w:szCs w:val="22"/>
        </w:rPr>
        <w:t xml:space="preserve"> – </w:t>
      </w:r>
      <w:r w:rsidR="00F00F76">
        <w:rPr>
          <w:rFonts w:ascii="Arial" w:hAnsi="Arial" w:cs="Arial"/>
          <w:bCs/>
          <w:sz w:val="22"/>
          <w:szCs w:val="22"/>
        </w:rPr>
        <w:t>Filtragem</w:t>
      </w:r>
      <w:r w:rsidR="00F00F76" w:rsidRPr="004142B5">
        <w:rPr>
          <w:rFonts w:ascii="Arial" w:hAnsi="Arial" w:cs="Arial"/>
          <w:bCs/>
          <w:sz w:val="22"/>
          <w:szCs w:val="22"/>
        </w:rPr>
        <w:t xml:space="preserve"> </w:t>
      </w:r>
      <w:r w:rsidRPr="004142B5">
        <w:rPr>
          <w:rFonts w:ascii="Arial" w:hAnsi="Arial" w:cs="Arial"/>
          <w:bCs/>
          <w:sz w:val="22"/>
          <w:szCs w:val="22"/>
        </w:rPr>
        <w:t>e qualificação técnica/comercial);</w:t>
      </w:r>
    </w:p>
    <w:p w14:paraId="7ECDCCB2" w14:textId="1DBDE741" w:rsidR="004142B5" w:rsidRDefault="004142B5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142B5">
        <w:rPr>
          <w:rFonts w:ascii="Arial" w:hAnsi="Arial" w:cs="Arial"/>
          <w:bCs/>
          <w:sz w:val="22"/>
          <w:szCs w:val="22"/>
        </w:rPr>
        <w:t>Venda (Closer/Vendedor</w:t>
      </w:r>
      <w:r w:rsidR="00645D2D">
        <w:rPr>
          <w:rFonts w:ascii="Arial" w:hAnsi="Arial" w:cs="Arial"/>
          <w:bCs/>
          <w:sz w:val="22"/>
          <w:szCs w:val="22"/>
        </w:rPr>
        <w:t xml:space="preserve"> e</w:t>
      </w:r>
      <w:r w:rsidRPr="004142B5">
        <w:rPr>
          <w:rFonts w:ascii="Arial" w:hAnsi="Arial" w:cs="Arial"/>
          <w:bCs/>
          <w:sz w:val="22"/>
          <w:szCs w:val="22"/>
        </w:rPr>
        <w:t xml:space="preserve"> Representantes);</w:t>
      </w:r>
    </w:p>
    <w:p w14:paraId="5337E442" w14:textId="5EB8E6FF" w:rsidR="00645D2D" w:rsidRPr="004142B5" w:rsidRDefault="00645D2D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Administração de venda (Backoffice);</w:t>
      </w:r>
    </w:p>
    <w:p w14:paraId="0ED803D5" w14:textId="77777777" w:rsidR="004142B5" w:rsidRPr="004142B5" w:rsidRDefault="004142B5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142B5">
        <w:rPr>
          <w:rFonts w:ascii="Arial" w:hAnsi="Arial" w:cs="Arial"/>
          <w:bCs/>
          <w:sz w:val="22"/>
          <w:szCs w:val="22"/>
        </w:rPr>
        <w:t>Instalação e Entrega Técnica (Assistência Técnica);</w:t>
      </w:r>
    </w:p>
    <w:p w14:paraId="76D3D94F" w14:textId="77777777" w:rsidR="004142B5" w:rsidRPr="004142B5" w:rsidRDefault="004142B5" w:rsidP="004642EA">
      <w:pPr>
        <w:pStyle w:val="PargrafodaLista"/>
        <w:numPr>
          <w:ilvl w:val="0"/>
          <w:numId w:val="4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142B5">
        <w:rPr>
          <w:rFonts w:ascii="Arial" w:hAnsi="Arial" w:cs="Arial"/>
          <w:bCs/>
          <w:sz w:val="22"/>
          <w:szCs w:val="22"/>
        </w:rPr>
        <w:t>Pós-venda, NPS, Retenção e Expansão (CS/Comercial/AT).</w:t>
      </w:r>
    </w:p>
    <w:p w14:paraId="384498A5" w14:textId="77777777" w:rsidR="004142B5" w:rsidRPr="004142B5" w:rsidRDefault="004142B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02AD525" w14:textId="195D6109" w:rsidR="004142B5" w:rsidRPr="009F2E19" w:rsidRDefault="004142B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4142B5">
        <w:rPr>
          <w:rFonts w:ascii="Arial" w:hAnsi="Arial" w:cs="Arial"/>
          <w:bCs/>
          <w:sz w:val="22"/>
          <w:szCs w:val="22"/>
        </w:rPr>
        <w:t xml:space="preserve">Marketing, </w:t>
      </w:r>
      <w:proofErr w:type="spellStart"/>
      <w:r w:rsidR="00901F54">
        <w:rPr>
          <w:rFonts w:ascii="Arial" w:hAnsi="Arial" w:cs="Arial"/>
          <w:bCs/>
          <w:sz w:val="22"/>
          <w:szCs w:val="22"/>
        </w:rPr>
        <w:t>LDR</w:t>
      </w:r>
      <w:proofErr w:type="spellEnd"/>
      <w:r w:rsidR="00901F54">
        <w:rPr>
          <w:rFonts w:ascii="Arial" w:hAnsi="Arial" w:cs="Arial"/>
          <w:bCs/>
          <w:sz w:val="22"/>
          <w:szCs w:val="22"/>
        </w:rPr>
        <w:t xml:space="preserve">, </w:t>
      </w:r>
      <w:r w:rsidRPr="004142B5">
        <w:rPr>
          <w:rFonts w:ascii="Arial" w:hAnsi="Arial" w:cs="Arial"/>
          <w:bCs/>
          <w:sz w:val="22"/>
          <w:szCs w:val="22"/>
        </w:rPr>
        <w:t>Pré-vendas (BDR/</w:t>
      </w:r>
      <w:proofErr w:type="spellStart"/>
      <w:r w:rsidRPr="004142B5">
        <w:rPr>
          <w:rFonts w:ascii="Arial" w:hAnsi="Arial" w:cs="Arial"/>
          <w:bCs/>
          <w:sz w:val="22"/>
          <w:szCs w:val="22"/>
        </w:rPr>
        <w:t>SDR</w:t>
      </w:r>
      <w:proofErr w:type="spellEnd"/>
      <w:r w:rsidRPr="004142B5">
        <w:rPr>
          <w:rFonts w:ascii="Arial" w:hAnsi="Arial" w:cs="Arial"/>
          <w:bCs/>
          <w:sz w:val="22"/>
          <w:szCs w:val="22"/>
        </w:rPr>
        <w:t xml:space="preserve">), </w:t>
      </w:r>
      <w:r w:rsidR="00F00F76">
        <w:rPr>
          <w:rFonts w:ascii="Arial" w:hAnsi="Arial" w:cs="Arial"/>
          <w:bCs/>
          <w:sz w:val="22"/>
          <w:szCs w:val="22"/>
        </w:rPr>
        <w:t>Venda (Closer/Representante)</w:t>
      </w:r>
      <w:r w:rsidRPr="004142B5">
        <w:rPr>
          <w:rFonts w:ascii="Arial" w:hAnsi="Arial" w:cs="Arial"/>
          <w:bCs/>
          <w:sz w:val="22"/>
          <w:szCs w:val="22"/>
        </w:rPr>
        <w:t xml:space="preserve">, Backoffice, Assistência Técnica e Pós-venda atuam de forma integrada, utilizando o CRM como base única de relacionamento e o ERP Protheus como sistema oficial de propostas e pedidos. </w:t>
      </w:r>
      <w:r w:rsidR="00A82CD1" w:rsidRPr="00A82CD1">
        <w:rPr>
          <w:rFonts w:ascii="Arial" w:hAnsi="Arial" w:cs="Arial"/>
          <w:bCs/>
          <w:sz w:val="22"/>
          <w:szCs w:val="22"/>
        </w:rPr>
        <w:t>Nenhuma etapa é considerada concluída sem registro, validação e integração entre áreas no CRM e no ERP.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843"/>
        <w:gridCol w:w="3686"/>
        <w:gridCol w:w="4675"/>
      </w:tblGrid>
      <w:tr w:rsidR="0043712E" w:rsidRPr="0043712E" w14:paraId="49D23FFF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538B533F" w14:textId="2F9C4827" w:rsidR="0043712E" w:rsidRPr="0043712E" w:rsidRDefault="0043712E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43712E">
              <w:rPr>
                <w:rFonts w:ascii="Arial" w:hAnsi="Arial" w:cs="Arial"/>
                <w:sz w:val="22"/>
                <w:szCs w:val="22"/>
              </w:rPr>
              <w:t>Termo</w:t>
            </w:r>
          </w:p>
        </w:tc>
        <w:tc>
          <w:tcPr>
            <w:tcW w:w="3686" w:type="dxa"/>
            <w:vAlign w:val="center"/>
            <w:hideMark/>
          </w:tcPr>
          <w:p w14:paraId="230579E5" w14:textId="77777777" w:rsidR="0043712E" w:rsidRPr="0043712E" w:rsidRDefault="0043712E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3712E">
              <w:rPr>
                <w:rFonts w:ascii="Arial" w:hAnsi="Arial" w:cs="Arial"/>
                <w:sz w:val="22"/>
                <w:szCs w:val="22"/>
              </w:rPr>
              <w:t>Conceito Geral</w:t>
            </w:r>
          </w:p>
        </w:tc>
        <w:tc>
          <w:tcPr>
            <w:tcW w:w="4675" w:type="dxa"/>
            <w:vAlign w:val="center"/>
            <w:hideMark/>
          </w:tcPr>
          <w:p w14:paraId="24221026" w14:textId="0454750A" w:rsidR="0043712E" w:rsidRPr="0043712E" w:rsidRDefault="001713D8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713D8">
              <w:rPr>
                <w:rFonts w:ascii="Arial" w:hAnsi="Arial" w:cs="Arial"/>
                <w:sz w:val="22"/>
                <w:szCs w:val="22"/>
              </w:rPr>
              <w:t>Exemplo Aplicado</w:t>
            </w:r>
          </w:p>
        </w:tc>
      </w:tr>
      <w:tr w:rsidR="0043712E" w:rsidRPr="0043712E" w14:paraId="393A143F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21EDEA56" w14:textId="6A55BD41" w:rsidR="0043712E" w:rsidRPr="0043712E" w:rsidRDefault="0043712E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3712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Jornada do Cliente</w:t>
            </w:r>
          </w:p>
        </w:tc>
        <w:tc>
          <w:tcPr>
            <w:tcW w:w="3686" w:type="dxa"/>
            <w:vAlign w:val="center"/>
            <w:hideMark/>
          </w:tcPr>
          <w:p w14:paraId="3F43B0C5" w14:textId="68552D72" w:rsidR="0043712E" w:rsidRPr="0043712E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Caminho contínuo da descoberta ao pós-venda e expansão.</w:t>
            </w:r>
          </w:p>
        </w:tc>
        <w:tc>
          <w:tcPr>
            <w:tcW w:w="4675" w:type="dxa"/>
            <w:vAlign w:val="center"/>
            <w:hideMark/>
          </w:tcPr>
          <w:p w14:paraId="22E15301" w14:textId="1BEF3E0D" w:rsidR="0043712E" w:rsidRPr="0043712E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Visita site → baixa catálogo → contato via SDR → reunião → proposta (ERP) → instalação → NPS → nova demanda.</w:t>
            </w:r>
          </w:p>
        </w:tc>
      </w:tr>
      <w:tr w:rsidR="0043712E" w:rsidRPr="0043712E" w14:paraId="121F63E0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04278849" w14:textId="77BA4B55" w:rsidR="0043712E" w:rsidRPr="0043712E" w:rsidRDefault="000C3A7E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C3A7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Processo Integrado</w:t>
            </w:r>
          </w:p>
        </w:tc>
        <w:tc>
          <w:tcPr>
            <w:tcW w:w="3686" w:type="dxa"/>
            <w:vAlign w:val="center"/>
            <w:hideMark/>
          </w:tcPr>
          <w:p w14:paraId="7BA4125C" w14:textId="06E79D33" w:rsidR="0043712E" w:rsidRPr="0043712E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Sequência padronizada de etapas entre Marketing, CRM e ERP.</w:t>
            </w:r>
          </w:p>
        </w:tc>
        <w:tc>
          <w:tcPr>
            <w:tcW w:w="4675" w:type="dxa"/>
            <w:vAlign w:val="center"/>
            <w:hideMark/>
          </w:tcPr>
          <w:p w14:paraId="60615C50" w14:textId="4C3D9964" w:rsidR="0043712E" w:rsidRPr="0043712E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Atração → pré-qualificação → qualificação → venda → instalação → pós-venda → expansão.</w:t>
            </w:r>
          </w:p>
        </w:tc>
      </w:tr>
      <w:tr w:rsidR="0043712E" w:rsidRPr="0043712E" w14:paraId="5C9708A5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594730AF" w14:textId="24094CF2" w:rsidR="0043712E" w:rsidRPr="0043712E" w:rsidRDefault="00696E9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696E99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Funil de Marketing e Vendas</w:t>
            </w:r>
          </w:p>
        </w:tc>
        <w:tc>
          <w:tcPr>
            <w:tcW w:w="3686" w:type="dxa"/>
            <w:vAlign w:val="center"/>
            <w:hideMark/>
          </w:tcPr>
          <w:p w14:paraId="1B239F24" w14:textId="2AE3276B" w:rsidR="0043712E" w:rsidRPr="0043712E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Evolução natural de maturidade e interesse do cliente.</w:t>
            </w:r>
          </w:p>
        </w:tc>
        <w:tc>
          <w:tcPr>
            <w:tcW w:w="4675" w:type="dxa"/>
            <w:vAlign w:val="center"/>
            <w:hideMark/>
          </w:tcPr>
          <w:p w14:paraId="409CDB54" w14:textId="4ACD0097" w:rsidR="0043712E" w:rsidRPr="0043712E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Visitante → Lead → MQL → SQL → Oportunidade → Cliente → Promotor/Embaixador.</w:t>
            </w:r>
          </w:p>
        </w:tc>
      </w:tr>
      <w:tr w:rsidR="0043712E" w:rsidRPr="0043712E" w14:paraId="4F20B6BF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293387B2" w14:textId="186F5977" w:rsidR="008A2860" w:rsidRPr="004F6DC7" w:rsidRDefault="005979E4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979E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Topo do Funil</w:t>
            </w:r>
          </w:p>
        </w:tc>
        <w:tc>
          <w:tcPr>
            <w:tcW w:w="3686" w:type="dxa"/>
            <w:vAlign w:val="center"/>
            <w:hideMark/>
          </w:tcPr>
          <w:p w14:paraId="38E984C4" w14:textId="43652C71" w:rsidR="0043712E" w:rsidRPr="0043712E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Consciência do problema / interesse inicial.</w:t>
            </w:r>
          </w:p>
        </w:tc>
        <w:tc>
          <w:tcPr>
            <w:tcW w:w="4675" w:type="dxa"/>
            <w:vAlign w:val="center"/>
            <w:hideMark/>
          </w:tcPr>
          <w:p w14:paraId="71972985" w14:textId="1E357B15" w:rsidR="0043712E" w:rsidRPr="0043712E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Conteúdos: “Como comparar focos cirúrgicos?”; “Quando substituir uma mesa cirúrgica?”.</w:t>
            </w:r>
          </w:p>
        </w:tc>
      </w:tr>
      <w:tr w:rsidR="0043712E" w:rsidRPr="0043712E" w14:paraId="2C64C3CA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350F98BA" w14:textId="48E7768C" w:rsidR="008A2860" w:rsidRPr="004F6DC7" w:rsidRDefault="005979E4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979E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Meio do Funil</w:t>
            </w:r>
          </w:p>
        </w:tc>
        <w:tc>
          <w:tcPr>
            <w:tcW w:w="3686" w:type="dxa"/>
            <w:vAlign w:val="center"/>
            <w:hideMark/>
          </w:tcPr>
          <w:p w14:paraId="3262DB28" w14:textId="087D24EE" w:rsidR="0043712E" w:rsidRPr="0043712E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Consideração: cliente compara alternativas e fornecedores.</w:t>
            </w:r>
          </w:p>
        </w:tc>
        <w:tc>
          <w:tcPr>
            <w:tcW w:w="4675" w:type="dxa"/>
            <w:vAlign w:val="center"/>
            <w:hideMark/>
          </w:tcPr>
          <w:p w14:paraId="157E613B" w14:textId="2A69791C" w:rsidR="0043712E" w:rsidRPr="0043712E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Catálogo técnico, vídeo, estudos de caso, comparativos de especificações.</w:t>
            </w:r>
          </w:p>
        </w:tc>
      </w:tr>
      <w:tr w:rsidR="005979E4" w:rsidRPr="0043712E" w14:paraId="481BFDA0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30B7EE6E" w14:textId="246A7539" w:rsidR="008A2860" w:rsidRPr="004F6DC7" w:rsidRDefault="005979E4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979E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Fundo do Funil</w:t>
            </w:r>
          </w:p>
        </w:tc>
        <w:tc>
          <w:tcPr>
            <w:tcW w:w="3686" w:type="dxa"/>
            <w:vAlign w:val="center"/>
            <w:hideMark/>
          </w:tcPr>
          <w:p w14:paraId="1B42C7D5" w14:textId="06EDEDB9" w:rsidR="0043712E" w:rsidRPr="0043712E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Decisão: necessita proposta, simulação e condições comerciais.</w:t>
            </w:r>
          </w:p>
        </w:tc>
        <w:tc>
          <w:tcPr>
            <w:tcW w:w="4675" w:type="dxa"/>
            <w:vAlign w:val="center"/>
            <w:hideMark/>
          </w:tcPr>
          <w:p w14:paraId="6BF8EFFF" w14:textId="539973D0" w:rsidR="0043712E" w:rsidRPr="0043712E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Reunião técnica, visita on-site, proposta formal no ERP, discussão de condições.</w:t>
            </w:r>
          </w:p>
        </w:tc>
      </w:tr>
      <w:tr w:rsidR="000C3A7E" w:rsidRPr="00B407F7" w14:paraId="1F3C28F9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1E837C2D" w14:textId="15068D52" w:rsidR="00682B0F" w:rsidRPr="00B407F7" w:rsidRDefault="00682B0F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407F7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ICP 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</w:t>
            </w:r>
            <w:r w:rsidRPr="00B407F7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Perfil de Cliente Ideal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3686" w:type="dxa"/>
            <w:vAlign w:val="center"/>
            <w:hideMark/>
          </w:tcPr>
          <w:p w14:paraId="353F8B3D" w14:textId="5DA78E80" w:rsidR="00682B0F" w:rsidRPr="00B407F7" w:rsidRDefault="00EE0FB2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E0FB2">
              <w:rPr>
                <w:rFonts w:ascii="Arial" w:hAnsi="Arial" w:cs="Arial"/>
                <w:sz w:val="22"/>
                <w:szCs w:val="22"/>
              </w:rPr>
              <w:t>Cliente mais adequado ao negócio</w:t>
            </w:r>
          </w:p>
        </w:tc>
        <w:tc>
          <w:tcPr>
            <w:tcW w:w="4675" w:type="dxa"/>
            <w:vAlign w:val="center"/>
            <w:hideMark/>
          </w:tcPr>
          <w:p w14:paraId="61CD622C" w14:textId="3663215E" w:rsidR="00682B0F" w:rsidRPr="00B407F7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Hospitais privados com centro cirúrgico; clínicas cirúrgicas; centros médicos com bloco operatório.</w:t>
            </w:r>
          </w:p>
        </w:tc>
      </w:tr>
      <w:tr w:rsidR="000C3A7E" w:rsidRPr="00B407F7" w14:paraId="4FED79E0" w14:textId="77777777" w:rsidTr="00BC545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</w:tcPr>
          <w:p w14:paraId="1C79CBC0" w14:textId="6C379651" w:rsidR="000C3A7E" w:rsidRPr="00B407F7" w:rsidRDefault="000C3A7E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B407F7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NPS (Índice de Recomendação)</w:t>
            </w:r>
          </w:p>
        </w:tc>
        <w:tc>
          <w:tcPr>
            <w:tcW w:w="3686" w:type="dxa"/>
            <w:vAlign w:val="center"/>
          </w:tcPr>
          <w:p w14:paraId="078A4BC9" w14:textId="668CC53A" w:rsidR="000C3A7E" w:rsidRPr="00EE0FB2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Medida de satisfação e probabilidade de indicação (pós-instalação).</w:t>
            </w:r>
          </w:p>
        </w:tc>
        <w:tc>
          <w:tcPr>
            <w:tcW w:w="4675" w:type="dxa"/>
            <w:vAlign w:val="center"/>
          </w:tcPr>
          <w:p w14:paraId="5F8A18FD" w14:textId="3CF3DBFA" w:rsidR="000C3A7E" w:rsidRPr="00B407F7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Pesquisa pós-instalação da Mesa KRATUS ou foco cirúrgico, realizada D+30 pela Assistência Técnica/CS.</w:t>
            </w:r>
          </w:p>
        </w:tc>
      </w:tr>
    </w:tbl>
    <w:p w14:paraId="035AA9F3" w14:textId="77777777" w:rsidR="0043712E" w:rsidRDefault="0043712E" w:rsidP="005D412D">
      <w:pPr>
        <w:spacing w:line="360" w:lineRule="auto"/>
      </w:pPr>
    </w:p>
    <w:p w14:paraId="212F2C5F" w14:textId="77CF78CC" w:rsidR="00D639C3" w:rsidRPr="00D639C3" w:rsidRDefault="00D639C3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D639C3">
        <w:rPr>
          <w:rFonts w:ascii="Arial" w:hAnsi="Arial" w:cs="Arial"/>
          <w:b/>
          <w:sz w:val="22"/>
          <w:szCs w:val="22"/>
        </w:rPr>
        <w:t>Conceitos Técnicos (Marketing, Comercial e CRM)</w:t>
      </w:r>
    </w:p>
    <w:p w14:paraId="4AE04710" w14:textId="38EA7629" w:rsidR="000A2B11" w:rsidRPr="000A2B11" w:rsidRDefault="000C3A7E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C3A7E">
        <w:rPr>
          <w:rFonts w:ascii="Arial" w:hAnsi="Arial" w:cs="Arial"/>
          <w:b/>
          <w:sz w:val="22"/>
          <w:szCs w:val="22"/>
        </w:rPr>
        <w:t>Acesso Inicial (visitante → lead)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560"/>
        <w:gridCol w:w="4677"/>
        <w:gridCol w:w="3967"/>
      </w:tblGrid>
      <w:tr w:rsidR="000A2B11" w:rsidRPr="000A2B11" w14:paraId="59CF2D75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684EBE4E" w14:textId="3D618175" w:rsidR="000A2B11" w:rsidRPr="000A2B11" w:rsidRDefault="000A2B11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 xml:space="preserve">Termo </w:t>
            </w:r>
          </w:p>
        </w:tc>
        <w:tc>
          <w:tcPr>
            <w:tcW w:w="4677" w:type="dxa"/>
            <w:vAlign w:val="center"/>
            <w:hideMark/>
          </w:tcPr>
          <w:p w14:paraId="2FE7B245" w14:textId="60FCECDC" w:rsidR="000A2B11" w:rsidRPr="000A2B11" w:rsidRDefault="000A2B11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 xml:space="preserve">Conceito </w:t>
            </w:r>
          </w:p>
        </w:tc>
        <w:tc>
          <w:tcPr>
            <w:tcW w:w="3967" w:type="dxa"/>
            <w:vAlign w:val="center"/>
            <w:hideMark/>
          </w:tcPr>
          <w:p w14:paraId="66AEC52D" w14:textId="77777777" w:rsidR="000A2B11" w:rsidRPr="000A2B11" w:rsidRDefault="000A2B11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>Exemplo</w:t>
            </w:r>
          </w:p>
        </w:tc>
      </w:tr>
      <w:tr w:rsidR="000A2B11" w:rsidRPr="000A2B11" w14:paraId="03DCF2AA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7C0FC0BC" w14:textId="60B0280A" w:rsidR="000A2B11" w:rsidRPr="000A2B11" w:rsidRDefault="000A2B11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Visitante </w:t>
            </w:r>
          </w:p>
        </w:tc>
        <w:tc>
          <w:tcPr>
            <w:tcW w:w="4677" w:type="dxa"/>
            <w:vAlign w:val="center"/>
            <w:hideMark/>
          </w:tcPr>
          <w:p w14:paraId="0361E755" w14:textId="0EB181A9" w:rsidR="000A2B11" w:rsidRPr="000A2B11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Usuário que acessa o site, blog ou rede social sem se identificar.</w:t>
            </w:r>
          </w:p>
        </w:tc>
        <w:tc>
          <w:tcPr>
            <w:tcW w:w="3967" w:type="dxa"/>
            <w:vAlign w:val="center"/>
            <w:hideMark/>
          </w:tcPr>
          <w:p w14:paraId="5DF4653E" w14:textId="76E33763" w:rsidR="000A2B11" w:rsidRPr="000A2B11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Profissional que visita página da Mesa KRATUS ou foco cirúrgico.</w:t>
            </w:r>
          </w:p>
        </w:tc>
      </w:tr>
      <w:tr w:rsidR="000A2B11" w:rsidRPr="000A2B11" w14:paraId="533FDBE6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4E560FE4" w14:textId="511DDADD" w:rsidR="000A2B11" w:rsidRPr="000C3A7E" w:rsidRDefault="000A2B11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Landing Page </w:t>
            </w:r>
          </w:p>
        </w:tc>
        <w:tc>
          <w:tcPr>
            <w:tcW w:w="4677" w:type="dxa"/>
            <w:vAlign w:val="center"/>
            <w:hideMark/>
          </w:tcPr>
          <w:p w14:paraId="56AC7724" w14:textId="49A9678E" w:rsidR="000A2B11" w:rsidRPr="000A2B11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Página específica com objetivo de conversão (CTA claro).</w:t>
            </w:r>
          </w:p>
        </w:tc>
        <w:tc>
          <w:tcPr>
            <w:tcW w:w="3967" w:type="dxa"/>
            <w:vAlign w:val="center"/>
            <w:hideMark/>
          </w:tcPr>
          <w:p w14:paraId="31638DB3" w14:textId="1D096606" w:rsidR="000A2B11" w:rsidRPr="000A2B11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Página “Solicitar Catálogo KRATUS” / “Solicitar Avaliação Técnica”.</w:t>
            </w:r>
          </w:p>
        </w:tc>
      </w:tr>
      <w:tr w:rsidR="000A2B11" w:rsidRPr="000A2B11" w14:paraId="562B66F0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53E3F885" w14:textId="61F2BC74" w:rsidR="000A2B11" w:rsidRPr="000A2B11" w:rsidRDefault="000A2B11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Formulário </w:t>
            </w:r>
          </w:p>
        </w:tc>
        <w:tc>
          <w:tcPr>
            <w:tcW w:w="4677" w:type="dxa"/>
            <w:vAlign w:val="center"/>
            <w:hideMark/>
          </w:tcPr>
          <w:p w14:paraId="6BC1EAB8" w14:textId="44E1ECF5" w:rsidR="000A2B11" w:rsidRPr="000A2B11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Mecanismo de coleta estruturada de dados mínimos para geração de lead no CRM.</w:t>
            </w:r>
          </w:p>
        </w:tc>
        <w:tc>
          <w:tcPr>
            <w:tcW w:w="3967" w:type="dxa"/>
            <w:vAlign w:val="center"/>
            <w:hideMark/>
          </w:tcPr>
          <w:p w14:paraId="09567DF9" w14:textId="76DF03A1" w:rsidR="000A2B11" w:rsidRPr="000A2B11" w:rsidRDefault="004142B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Nome, Cargo, Hospital, CNPJ, CNES, telefone, e-mail.</w:t>
            </w:r>
          </w:p>
        </w:tc>
      </w:tr>
      <w:tr w:rsidR="00682B0F" w:rsidRPr="000A2B11" w14:paraId="42D23093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76F38F5A" w14:textId="5B1D7776" w:rsidR="00682B0F" w:rsidRPr="000A2B11" w:rsidRDefault="00682B0F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B407F7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CNES</w:t>
            </w:r>
          </w:p>
        </w:tc>
        <w:tc>
          <w:tcPr>
            <w:tcW w:w="4677" w:type="dxa"/>
            <w:vAlign w:val="center"/>
          </w:tcPr>
          <w:p w14:paraId="78CF72AB" w14:textId="4B057221" w:rsidR="00682B0F" w:rsidRPr="000A2B11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Cadastro Nacional de Estabelecimentos de Saúde: base oficial para identificar hospitais, clínicas e unidades de saúde. Campo obrigatório para qualificação e cruzamento de dados.</w:t>
            </w:r>
          </w:p>
        </w:tc>
        <w:tc>
          <w:tcPr>
            <w:tcW w:w="3967" w:type="dxa"/>
            <w:vAlign w:val="center"/>
          </w:tcPr>
          <w:p w14:paraId="496F02FB" w14:textId="1F999395" w:rsidR="00682B0F" w:rsidRPr="00B267A3" w:rsidRDefault="004142B5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Utilizado tanto em prospecção ativa (Outbound/BDR) quanto na qualificação de leads Inbound no CRM.</w:t>
            </w:r>
          </w:p>
        </w:tc>
      </w:tr>
    </w:tbl>
    <w:p w14:paraId="4365B385" w14:textId="77777777" w:rsidR="000A2B11" w:rsidRDefault="000A2B11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55ECC40E" w14:textId="280CD5B7" w:rsidR="000A2B11" w:rsidRPr="000A2B11" w:rsidRDefault="000C3A7E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C3A7E">
        <w:rPr>
          <w:rFonts w:ascii="Arial" w:hAnsi="Arial" w:cs="Arial"/>
          <w:b/>
          <w:sz w:val="22"/>
          <w:szCs w:val="22"/>
        </w:rPr>
        <w:t>Conversão e Qualificação (lead → MQL → SQL)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843"/>
        <w:gridCol w:w="2552"/>
        <w:gridCol w:w="5809"/>
      </w:tblGrid>
      <w:tr w:rsidR="000A2B11" w:rsidRPr="000A2B11" w14:paraId="1A41EAE8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hideMark/>
          </w:tcPr>
          <w:p w14:paraId="26142737" w14:textId="6883F558" w:rsidR="000A2B11" w:rsidRPr="000A2B11" w:rsidRDefault="000A2B11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 xml:space="preserve">Termo </w:t>
            </w:r>
          </w:p>
        </w:tc>
        <w:tc>
          <w:tcPr>
            <w:tcW w:w="2552" w:type="dxa"/>
            <w:hideMark/>
          </w:tcPr>
          <w:p w14:paraId="6E313195" w14:textId="77777777" w:rsidR="000A2B11" w:rsidRPr="000A2B11" w:rsidRDefault="000A2B11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>Conceito Geral</w:t>
            </w:r>
          </w:p>
        </w:tc>
        <w:tc>
          <w:tcPr>
            <w:tcW w:w="5809" w:type="dxa"/>
            <w:hideMark/>
          </w:tcPr>
          <w:p w14:paraId="704821B4" w14:textId="4D47A91A" w:rsidR="000A2B11" w:rsidRPr="000A2B11" w:rsidRDefault="004142B5" w:rsidP="00BC5454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Critérios de Qualificação / Observações</w:t>
            </w:r>
          </w:p>
        </w:tc>
      </w:tr>
      <w:tr w:rsidR="000A2B11" w:rsidRPr="000A2B11" w14:paraId="72B49B2B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6DDD8B23" w14:textId="2645D298" w:rsidR="000A2B11" w:rsidRPr="000A2B11" w:rsidRDefault="000A2B11" w:rsidP="00BC545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Lead</w:t>
            </w:r>
          </w:p>
        </w:tc>
        <w:tc>
          <w:tcPr>
            <w:tcW w:w="2552" w:type="dxa"/>
            <w:vAlign w:val="center"/>
            <w:hideMark/>
          </w:tcPr>
          <w:p w14:paraId="672FBB25" w14:textId="033D104A" w:rsidR="000A2B11" w:rsidRPr="000A2B11" w:rsidRDefault="004142B5" w:rsidP="00BC545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Contato interessado que forneceu dados mínimos e está registrado no CRM.</w:t>
            </w:r>
          </w:p>
        </w:tc>
        <w:tc>
          <w:tcPr>
            <w:tcW w:w="5809" w:type="dxa"/>
            <w:vAlign w:val="center"/>
            <w:hideMark/>
          </w:tcPr>
          <w:p w14:paraId="2D2B56FB" w14:textId="58F0910B" w:rsidR="000A2B11" w:rsidRPr="000A2B11" w:rsidRDefault="004142B5" w:rsidP="00BC545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 xml:space="preserve">Preenche formulário (site, LP, QR </w:t>
            </w:r>
            <w:proofErr w:type="spellStart"/>
            <w:r w:rsidRPr="004142B5">
              <w:rPr>
                <w:rFonts w:ascii="Arial" w:hAnsi="Arial" w:cs="Arial"/>
                <w:sz w:val="22"/>
                <w:szCs w:val="22"/>
              </w:rPr>
              <w:t>Code</w:t>
            </w:r>
            <w:proofErr w:type="spellEnd"/>
            <w:r w:rsidRPr="004142B5">
              <w:rPr>
                <w:rFonts w:ascii="Arial" w:hAnsi="Arial" w:cs="Arial"/>
                <w:sz w:val="22"/>
                <w:szCs w:val="22"/>
              </w:rPr>
              <w:t>), entra pelo WhatsApp, ligação, indicação ou evento; dados mínimos: Nome, Cargo, Hospital/Clínica, CNPJ, CNES quando aplicável.</w:t>
            </w:r>
          </w:p>
        </w:tc>
      </w:tr>
      <w:tr w:rsidR="000A2B11" w:rsidRPr="000A2B11" w14:paraId="2DF5AE2F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107A83D1" w14:textId="77777777" w:rsidR="00A778A5" w:rsidRDefault="000A2B11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 xml:space="preserve">MQL </w:t>
            </w:r>
          </w:p>
          <w:p w14:paraId="15B1C579" w14:textId="24131DD5" w:rsidR="000A2B11" w:rsidRPr="000A2B11" w:rsidRDefault="00A778A5" w:rsidP="00BC545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</w:t>
            </w:r>
            <w:r w:rsidR="000A2B11"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Lead Qualificado pelo Marketing)</w:t>
            </w:r>
          </w:p>
        </w:tc>
        <w:tc>
          <w:tcPr>
            <w:tcW w:w="2552" w:type="dxa"/>
            <w:vAlign w:val="center"/>
            <w:hideMark/>
          </w:tcPr>
          <w:p w14:paraId="5FF16861" w14:textId="5912E7E4" w:rsidR="000A2B11" w:rsidRPr="000A2B11" w:rsidRDefault="004142B5" w:rsidP="00BC5454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Lead qualificado pelo Marketing/Pré-venda LDR com base em perfil e comportamento.</w:t>
            </w:r>
          </w:p>
        </w:tc>
        <w:tc>
          <w:tcPr>
            <w:tcW w:w="5809" w:type="dxa"/>
            <w:vAlign w:val="center"/>
            <w:hideMark/>
          </w:tcPr>
          <w:p w14:paraId="4B3E3EA2" w14:textId="6E80D640" w:rsidR="000A2B11" w:rsidRPr="000A2B11" w:rsidRDefault="004142B5" w:rsidP="00BC545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4142B5">
              <w:rPr>
                <w:rFonts w:ascii="Arial" w:hAnsi="Arial" w:cs="Arial"/>
                <w:sz w:val="22"/>
                <w:szCs w:val="22"/>
              </w:rPr>
              <w:t>CNPJ e CNES válidos; estabelecimento de saúde com potencial (centro cirúrgico ou perfil definido no ICP); cargo compatível com o processo de compra (engenharia clínica, coordenação de centro cirúrgico, compras, direção); interação mínima com materiais (catálogo, contato técnico, interesse explícito).</w:t>
            </w:r>
          </w:p>
        </w:tc>
      </w:tr>
      <w:tr w:rsidR="000A2B11" w:rsidRPr="000A2B11" w14:paraId="5966BD1A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43" w:type="dxa"/>
            <w:vAlign w:val="center"/>
            <w:hideMark/>
          </w:tcPr>
          <w:p w14:paraId="49ED19B0" w14:textId="320879AB" w:rsidR="00C73CE9" w:rsidRDefault="000A2B11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SQL  </w:t>
            </w:r>
          </w:p>
          <w:p w14:paraId="4528190A" w14:textId="450AC9D0" w:rsidR="000A2B11" w:rsidRPr="000A2B11" w:rsidRDefault="000A2B11" w:rsidP="00BC545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(Lead Qualificado para Vendas)</w:t>
            </w:r>
          </w:p>
        </w:tc>
        <w:tc>
          <w:tcPr>
            <w:tcW w:w="2552" w:type="dxa"/>
            <w:vAlign w:val="center"/>
            <w:hideMark/>
          </w:tcPr>
          <w:p w14:paraId="2E5577EA" w14:textId="37682DCC" w:rsidR="000A2B11" w:rsidRPr="000A2B11" w:rsidRDefault="005476FC" w:rsidP="00BC5454">
            <w:pPr>
              <w:spacing w:line="276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Lead qualificado pelo Comercial (SDR/BDR) após diagnóstico consultivo.</w:t>
            </w:r>
          </w:p>
        </w:tc>
        <w:tc>
          <w:tcPr>
            <w:tcW w:w="5809" w:type="dxa"/>
            <w:vAlign w:val="center"/>
            <w:hideMark/>
          </w:tcPr>
          <w:p w14:paraId="1FE61956" w14:textId="053B50F6" w:rsidR="000A2B11" w:rsidRPr="000A2B11" w:rsidRDefault="005476FC" w:rsidP="00BC545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Aplicação do método SPIN; aplicação clínica confirmada; decisores e influenciadores mapeados; necessidade real e possibilidade de orçamento; janela de compra estimada. SQL é a condição para abertura de oportunidade formal (negociação).</w:t>
            </w:r>
          </w:p>
        </w:tc>
      </w:tr>
      <w:tr w:rsidR="00DA3412" w:rsidRPr="000A2B11" w14:paraId="21290500" w14:textId="77777777" w:rsidTr="00A54939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4" w:type="dxa"/>
            <w:gridSpan w:val="3"/>
            <w:vAlign w:val="center"/>
          </w:tcPr>
          <w:p w14:paraId="3BCAD793" w14:textId="02D56DE2" w:rsidR="005476FC" w:rsidRDefault="005476FC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Regra Geral:</w:t>
            </w:r>
          </w:p>
          <w:p w14:paraId="4DA333B9" w14:textId="78F72171" w:rsidR="005476FC" w:rsidRPr="005476FC" w:rsidRDefault="005476FC" w:rsidP="00BC545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MQL = responsabilidade de Marketing / LDR (qualificação inicial e enriquecimento de base).</w:t>
            </w:r>
          </w:p>
          <w:p w14:paraId="15B378AB" w14:textId="32B1CEFD" w:rsidR="00DA3412" w:rsidRPr="00DA3412" w:rsidRDefault="005476FC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SQL = responsabilidade de Comercial (SDR/BDR), com foco em diagnóstico técnico, dor, implicação e necessidade.</w:t>
            </w:r>
          </w:p>
        </w:tc>
      </w:tr>
    </w:tbl>
    <w:p w14:paraId="53D1AAE3" w14:textId="77777777" w:rsidR="00A778A5" w:rsidRDefault="00A778A5" w:rsidP="005D412D">
      <w:pPr>
        <w:spacing w:line="360" w:lineRule="auto"/>
        <w:jc w:val="both"/>
        <w:rPr>
          <w:rFonts w:ascii="Arial" w:hAnsi="Arial" w:cs="Arial"/>
          <w:sz w:val="22"/>
          <w:szCs w:val="22"/>
        </w:rPr>
      </w:pPr>
    </w:p>
    <w:p w14:paraId="12936177" w14:textId="77777777" w:rsidR="000C3A7E" w:rsidRPr="000C3A7E" w:rsidRDefault="00A778A5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C3A7E">
        <w:rPr>
          <w:rFonts w:ascii="Arial" w:hAnsi="Arial" w:cs="Arial"/>
          <w:b/>
          <w:sz w:val="22"/>
          <w:szCs w:val="22"/>
        </w:rPr>
        <w:t xml:space="preserve">SPIN </w:t>
      </w:r>
      <w:proofErr w:type="spellStart"/>
      <w:r w:rsidRPr="000C3A7E">
        <w:rPr>
          <w:rFonts w:ascii="Arial" w:hAnsi="Arial" w:cs="Arial"/>
          <w:b/>
          <w:sz w:val="22"/>
          <w:szCs w:val="22"/>
        </w:rPr>
        <w:t>Selling</w:t>
      </w:r>
      <w:proofErr w:type="spellEnd"/>
    </w:p>
    <w:p w14:paraId="2A7E3F3F" w14:textId="30FD95D3" w:rsidR="00A778A5" w:rsidRPr="000C3A7E" w:rsidRDefault="005476FC" w:rsidP="005D412D">
      <w:pPr>
        <w:spacing w:line="360" w:lineRule="auto"/>
        <w:jc w:val="both"/>
        <w:rPr>
          <w:rFonts w:ascii="Arial" w:hAnsi="Arial" w:cs="Arial"/>
          <w:b/>
          <w:bCs/>
          <w:sz w:val="22"/>
          <w:szCs w:val="22"/>
        </w:rPr>
      </w:pPr>
      <w:r w:rsidRPr="005476FC">
        <w:rPr>
          <w:rFonts w:ascii="Arial" w:hAnsi="Arial" w:cs="Arial"/>
          <w:sz w:val="22"/>
          <w:szCs w:val="22"/>
        </w:rPr>
        <w:t>Método estruturado para vendas consultivas, utilizado pelo Comercial (SDR, BDR, Vendedor/Closer e Representantes), e registrado no CRM nos campos específicos de Situação, Problema, Implicação e Necessidade.</w:t>
      </w:r>
    </w:p>
    <w:p w14:paraId="3B189BA4" w14:textId="77777777" w:rsidR="000A2B11" w:rsidRDefault="000A2B11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985"/>
        <w:gridCol w:w="2977"/>
        <w:gridCol w:w="5242"/>
      </w:tblGrid>
      <w:tr w:rsidR="00A778A5" w:rsidRPr="00A778A5" w14:paraId="5FBB17B7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7A6D9C4E" w14:textId="77777777" w:rsidR="00A778A5" w:rsidRPr="00A778A5" w:rsidRDefault="00A778A5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778A5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2977" w:type="dxa"/>
            <w:vAlign w:val="center"/>
            <w:hideMark/>
          </w:tcPr>
          <w:p w14:paraId="5A125126" w14:textId="77777777" w:rsidR="00A778A5" w:rsidRPr="00A778A5" w:rsidRDefault="00A778A5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78A5">
              <w:rPr>
                <w:rFonts w:ascii="Arial" w:hAnsi="Arial" w:cs="Arial"/>
                <w:sz w:val="22"/>
                <w:szCs w:val="22"/>
              </w:rPr>
              <w:t>Objetivo</w:t>
            </w:r>
          </w:p>
        </w:tc>
        <w:tc>
          <w:tcPr>
            <w:tcW w:w="5242" w:type="dxa"/>
            <w:vAlign w:val="center"/>
            <w:hideMark/>
          </w:tcPr>
          <w:p w14:paraId="0BBFFF8A" w14:textId="77777777" w:rsidR="00A778A5" w:rsidRPr="00A778A5" w:rsidRDefault="00A778A5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78A5">
              <w:rPr>
                <w:rFonts w:ascii="Arial" w:hAnsi="Arial" w:cs="Arial"/>
                <w:sz w:val="22"/>
                <w:szCs w:val="22"/>
              </w:rPr>
              <w:t>Perguntas / Exemplos</w:t>
            </w:r>
          </w:p>
        </w:tc>
      </w:tr>
      <w:tr w:rsidR="00A778A5" w:rsidRPr="00A778A5" w14:paraId="22945D27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2789A55E" w14:textId="77777777" w:rsidR="00A778A5" w:rsidRPr="00A778A5" w:rsidRDefault="00A778A5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778A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 – Situação</w:t>
            </w:r>
          </w:p>
        </w:tc>
        <w:tc>
          <w:tcPr>
            <w:tcW w:w="2977" w:type="dxa"/>
            <w:vAlign w:val="center"/>
            <w:hideMark/>
          </w:tcPr>
          <w:p w14:paraId="6699D17A" w14:textId="6E8B4064" w:rsidR="00A778A5" w:rsidRPr="00A778A5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Entender cenário atual e contexto clínico/operacional do cliente.</w:t>
            </w:r>
          </w:p>
        </w:tc>
        <w:tc>
          <w:tcPr>
            <w:tcW w:w="5242" w:type="dxa"/>
            <w:vAlign w:val="center"/>
            <w:hideMark/>
          </w:tcPr>
          <w:p w14:paraId="3606165A" w14:textId="1D37DB11" w:rsidR="00A778A5" w:rsidRPr="00A778A5" w:rsidRDefault="00A778A5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78A5">
              <w:rPr>
                <w:rFonts w:ascii="Arial" w:hAnsi="Arial" w:cs="Arial"/>
                <w:sz w:val="22"/>
                <w:szCs w:val="22"/>
              </w:rPr>
              <w:t>“</w:t>
            </w:r>
            <w:r w:rsidR="005476FC" w:rsidRPr="005476FC">
              <w:rPr>
                <w:rFonts w:ascii="Arial" w:hAnsi="Arial" w:cs="Arial"/>
                <w:sz w:val="22"/>
                <w:szCs w:val="22"/>
              </w:rPr>
              <w:t>“Quantas salas cirúrgicas ativas?” “Quais especialidades utilizam a mesa/foco?” “Como realizam manutenção dos equipamentos críticos?”</w:t>
            </w:r>
          </w:p>
        </w:tc>
      </w:tr>
      <w:tr w:rsidR="00A778A5" w:rsidRPr="00A778A5" w14:paraId="315130FB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30C66E92" w14:textId="77777777" w:rsidR="00A778A5" w:rsidRPr="00A778A5" w:rsidRDefault="00A778A5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778A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 – Problema</w:t>
            </w:r>
          </w:p>
        </w:tc>
        <w:tc>
          <w:tcPr>
            <w:tcW w:w="2977" w:type="dxa"/>
            <w:vAlign w:val="center"/>
            <w:hideMark/>
          </w:tcPr>
          <w:p w14:paraId="478CA2DE" w14:textId="762236A5" w:rsidR="00A778A5" w:rsidRPr="00A778A5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Identificar dores, limitações e riscos percebidos pelo cliente.</w:t>
            </w:r>
          </w:p>
        </w:tc>
        <w:tc>
          <w:tcPr>
            <w:tcW w:w="5242" w:type="dxa"/>
            <w:vAlign w:val="center"/>
            <w:hideMark/>
          </w:tcPr>
          <w:p w14:paraId="7950F197" w14:textId="748D7F56" w:rsidR="00A778A5" w:rsidRPr="00A778A5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“Há falhas de iluminação durante procedimentos?” “A mesa limita algum tipo de cirurgia (peso, posição, acesso)?”</w:t>
            </w:r>
          </w:p>
        </w:tc>
      </w:tr>
      <w:tr w:rsidR="00A778A5" w:rsidRPr="00A778A5" w14:paraId="479C61D1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12D0E23B" w14:textId="77777777" w:rsidR="00A778A5" w:rsidRPr="00A778A5" w:rsidRDefault="00A778A5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778A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 – Implicação</w:t>
            </w:r>
          </w:p>
        </w:tc>
        <w:tc>
          <w:tcPr>
            <w:tcW w:w="2977" w:type="dxa"/>
            <w:vAlign w:val="center"/>
            <w:hideMark/>
          </w:tcPr>
          <w:p w14:paraId="7283AB20" w14:textId="22A8B511" w:rsidR="00A778A5" w:rsidRPr="00A778A5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Evidenciar impacto clínico, operacional ou financeiro da dor.</w:t>
            </w:r>
          </w:p>
        </w:tc>
        <w:tc>
          <w:tcPr>
            <w:tcW w:w="5242" w:type="dxa"/>
            <w:vAlign w:val="center"/>
            <w:hideMark/>
          </w:tcPr>
          <w:p w14:paraId="4048E595" w14:textId="23C08DE5" w:rsidR="00A778A5" w:rsidRPr="00A778A5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“Se o foco falha, a sala é paralisada?” “Quantos procedimentos já foram remarcados por limitação da mesa?” “Há aumento de tempo de cirurgia?”</w:t>
            </w:r>
          </w:p>
        </w:tc>
      </w:tr>
      <w:tr w:rsidR="00A778A5" w:rsidRPr="00A778A5" w14:paraId="18139731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55615CDA" w14:textId="77777777" w:rsidR="00A778A5" w:rsidRPr="00A778A5" w:rsidRDefault="00A778A5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778A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N – Necessidade</w:t>
            </w:r>
          </w:p>
        </w:tc>
        <w:tc>
          <w:tcPr>
            <w:tcW w:w="2977" w:type="dxa"/>
            <w:vAlign w:val="center"/>
            <w:hideMark/>
          </w:tcPr>
          <w:p w14:paraId="1333ED71" w14:textId="2F302B83" w:rsidR="00A778A5" w:rsidRPr="00A778A5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Conduzir à urgência de mudança e ao interesse por solução adequada.</w:t>
            </w:r>
          </w:p>
        </w:tc>
        <w:tc>
          <w:tcPr>
            <w:tcW w:w="5242" w:type="dxa"/>
            <w:vAlign w:val="center"/>
            <w:hideMark/>
          </w:tcPr>
          <w:p w14:paraId="4A28BE26" w14:textId="742AD6F6" w:rsidR="00A778A5" w:rsidRPr="00A778A5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“Seria útil eliminar a oscilação de iluminação?” “Faria diferença contar com mesa que suporte maior peso e variações de posicionamento?”</w:t>
            </w:r>
          </w:p>
        </w:tc>
      </w:tr>
    </w:tbl>
    <w:p w14:paraId="52779386" w14:textId="77777777" w:rsidR="00DA3412" w:rsidRDefault="00DA3412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1B1DED4A" w14:textId="25C54F32" w:rsidR="00A778A5" w:rsidRDefault="005476FC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5476FC">
        <w:rPr>
          <w:rFonts w:ascii="Arial" w:hAnsi="Arial" w:cs="Arial"/>
          <w:bCs/>
          <w:sz w:val="22"/>
          <w:szCs w:val="22"/>
        </w:rPr>
        <w:t>O registro consistente das respostas SPIN no CRM é condição para um lead ser considerado SQL e avançar no funil de Vendas.</w:t>
      </w:r>
    </w:p>
    <w:p w14:paraId="353E7668" w14:textId="77777777" w:rsidR="005476FC" w:rsidRDefault="005476FC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7796A454" w14:textId="12ABA93B" w:rsidR="000A2B11" w:rsidRPr="000A2B11" w:rsidRDefault="000A2B11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A2B11">
        <w:rPr>
          <w:rFonts w:ascii="Arial" w:hAnsi="Arial" w:cs="Arial"/>
          <w:b/>
          <w:sz w:val="22"/>
          <w:szCs w:val="22"/>
        </w:rPr>
        <w:lastRenderedPageBreak/>
        <w:t xml:space="preserve">Funções </w:t>
      </w:r>
      <w:r w:rsidR="00FA462D" w:rsidRPr="00FA462D">
        <w:rPr>
          <w:rFonts w:ascii="Arial" w:hAnsi="Arial" w:cs="Arial"/>
          <w:b/>
          <w:sz w:val="22"/>
          <w:szCs w:val="22"/>
        </w:rPr>
        <w:t>Operacionais da Jornada de Relacionamento e Venda</w:t>
      </w:r>
    </w:p>
    <w:tbl>
      <w:tblPr>
        <w:tblStyle w:val="SimplesTabela2"/>
        <w:tblW w:w="10206" w:type="dxa"/>
        <w:tblLook w:val="04A0" w:firstRow="1" w:lastRow="0" w:firstColumn="1" w:lastColumn="0" w:noHBand="0" w:noVBand="1"/>
      </w:tblPr>
      <w:tblGrid>
        <w:gridCol w:w="2268"/>
        <w:gridCol w:w="1701"/>
        <w:gridCol w:w="3261"/>
        <w:gridCol w:w="2976"/>
      </w:tblGrid>
      <w:tr w:rsidR="00FF6F96" w:rsidRPr="000A2B11" w14:paraId="5828BAF9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4E155C80" w14:textId="4BC1BDA5" w:rsidR="00FF6F96" w:rsidRPr="000A2B11" w:rsidRDefault="005476FC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Sigla / Função</w:t>
            </w:r>
          </w:p>
        </w:tc>
        <w:tc>
          <w:tcPr>
            <w:tcW w:w="1701" w:type="dxa"/>
            <w:vAlign w:val="center"/>
          </w:tcPr>
          <w:p w14:paraId="248A6B93" w14:textId="5224E6AE" w:rsidR="00FF6F96" w:rsidRPr="000A2B11" w:rsidRDefault="005476FC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Área Principal</w:t>
            </w:r>
          </w:p>
        </w:tc>
        <w:tc>
          <w:tcPr>
            <w:tcW w:w="3261" w:type="dxa"/>
            <w:vAlign w:val="center"/>
          </w:tcPr>
          <w:p w14:paraId="1CC89B48" w14:textId="6EB2175E" w:rsidR="00FF6F96" w:rsidRPr="000A2B11" w:rsidRDefault="005476FC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O que faz (resumido)</w:t>
            </w:r>
          </w:p>
        </w:tc>
        <w:tc>
          <w:tcPr>
            <w:tcW w:w="2976" w:type="dxa"/>
            <w:vAlign w:val="center"/>
            <w:hideMark/>
          </w:tcPr>
          <w:p w14:paraId="6D4DAE68" w14:textId="38EC5A8E" w:rsidR="00FF6F96" w:rsidRPr="000A2B11" w:rsidRDefault="005476FC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Entrega Final / Próxima Etapa</w:t>
            </w:r>
          </w:p>
        </w:tc>
      </w:tr>
      <w:tr w:rsidR="00FF6F96" w:rsidRPr="000A2B11" w14:paraId="409642AC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289B8BF2" w14:textId="77777777" w:rsidR="00FF6F96" w:rsidRDefault="00FF6F96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LDR </w:t>
            </w:r>
          </w:p>
          <w:p w14:paraId="2D99D194" w14:textId="519AB251" w:rsidR="00FF6F96" w:rsidRPr="000A2B11" w:rsidRDefault="007D5B3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</w:t>
            </w:r>
            <w:r w:rsidR="00FF6F96"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Desenvolvimento de Leads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701" w:type="dxa"/>
            <w:vAlign w:val="center"/>
          </w:tcPr>
          <w:p w14:paraId="0109DC8F" w14:textId="79AF3698" w:rsidR="00FF6F96" w:rsidRPr="000A2B1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Marketing / Inteligência Comercial</w:t>
            </w:r>
          </w:p>
        </w:tc>
        <w:tc>
          <w:tcPr>
            <w:tcW w:w="3261" w:type="dxa"/>
            <w:vAlign w:val="center"/>
          </w:tcPr>
          <w:p w14:paraId="481255B0" w14:textId="468950FD" w:rsidR="00FF6F96" w:rsidRPr="00FD2245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Organiza e enriquece a base (CNES, CNPJ, segmento, contatos), valida ICP e atualiza dados no CRM.</w:t>
            </w:r>
          </w:p>
        </w:tc>
        <w:tc>
          <w:tcPr>
            <w:tcW w:w="2976" w:type="dxa"/>
            <w:vAlign w:val="center"/>
            <w:hideMark/>
          </w:tcPr>
          <w:p w14:paraId="725EF97E" w14:textId="17B43D2D" w:rsidR="00FF6F96" w:rsidRPr="000A2B1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MQL pronto para abordagem (Inbound ou Outbound).</w:t>
            </w:r>
          </w:p>
        </w:tc>
      </w:tr>
      <w:tr w:rsidR="00FF6F96" w:rsidRPr="000A2B11" w14:paraId="1BF42908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F889514" w14:textId="6A5E9E9E" w:rsidR="00FF6F96" w:rsidRPr="000A2B11" w:rsidRDefault="00FF6F96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BDR 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</w:t>
            </w: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Desenvolvimento de Negócios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701" w:type="dxa"/>
            <w:vAlign w:val="center"/>
          </w:tcPr>
          <w:p w14:paraId="15CBFCE1" w14:textId="27BEE785" w:rsidR="00FF6F96" w:rsidRPr="000A2B11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Comercial</w:t>
            </w:r>
            <w:r w:rsidR="00476DB3">
              <w:rPr>
                <w:rFonts w:ascii="Arial" w:hAnsi="Arial" w:cs="Arial"/>
                <w:sz w:val="22"/>
                <w:szCs w:val="22"/>
              </w:rPr>
              <w:t xml:space="preserve"> / </w:t>
            </w:r>
            <w:proofErr w:type="spellStart"/>
            <w:r w:rsidR="006C7C0B">
              <w:rPr>
                <w:rFonts w:ascii="Arial" w:hAnsi="Arial" w:cs="Arial"/>
                <w:sz w:val="22"/>
                <w:szCs w:val="22"/>
              </w:rPr>
              <w:t>Pré</w:t>
            </w:r>
            <w:proofErr w:type="spellEnd"/>
            <w:r w:rsidR="006C7C0B">
              <w:rPr>
                <w:rFonts w:ascii="Arial" w:hAnsi="Arial" w:cs="Arial"/>
                <w:sz w:val="22"/>
                <w:szCs w:val="22"/>
              </w:rPr>
              <w:t xml:space="preserve"> vendas / Ativo</w:t>
            </w:r>
          </w:p>
        </w:tc>
        <w:tc>
          <w:tcPr>
            <w:tcW w:w="3261" w:type="dxa"/>
            <w:vAlign w:val="center"/>
          </w:tcPr>
          <w:p w14:paraId="54C3F8F0" w14:textId="432A1D55" w:rsidR="00FF6F96" w:rsidRPr="00CE7F57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Prospecção ativa (Outbound), uso de CNES, listas qualificadas, contato inicial (quebra-gelo).</w:t>
            </w:r>
          </w:p>
        </w:tc>
        <w:tc>
          <w:tcPr>
            <w:tcW w:w="2976" w:type="dxa"/>
            <w:vAlign w:val="center"/>
          </w:tcPr>
          <w:p w14:paraId="4DB10AB2" w14:textId="61C49987" w:rsidR="00FF6F96" w:rsidRPr="000A2B11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I</w:t>
            </w:r>
            <w:r w:rsidRPr="005476FC">
              <w:rPr>
                <w:rFonts w:ascii="Arial" w:hAnsi="Arial" w:cs="Arial"/>
                <w:sz w:val="22"/>
                <w:szCs w:val="22"/>
              </w:rPr>
              <w:t xml:space="preserve">nteresse despertado + </w:t>
            </w:r>
            <w:r w:rsidR="006C7C0B" w:rsidRPr="005476FC">
              <w:rPr>
                <w:rFonts w:ascii="Arial" w:hAnsi="Arial" w:cs="Arial"/>
                <w:sz w:val="22"/>
                <w:szCs w:val="22"/>
              </w:rPr>
              <w:t>SQL validado e agendamento com Vendedor/Closer.</w:t>
            </w:r>
          </w:p>
        </w:tc>
      </w:tr>
      <w:tr w:rsidR="00FF6F96" w:rsidRPr="000A2B11" w14:paraId="45FB3610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0D6CDA2" w14:textId="07BC8B23" w:rsidR="00FF6F96" w:rsidRPr="000A2B11" w:rsidRDefault="00FF6F96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SDR 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</w:t>
            </w: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Desenvolvimento de Vendas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701" w:type="dxa"/>
            <w:vAlign w:val="center"/>
          </w:tcPr>
          <w:p w14:paraId="4B9B7C65" w14:textId="4E42C36F" w:rsidR="00FF6F96" w:rsidRPr="000A2B1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Comercial</w:t>
            </w:r>
            <w:r w:rsidR="00476DB3">
              <w:rPr>
                <w:rFonts w:ascii="Arial" w:hAnsi="Arial" w:cs="Arial"/>
                <w:sz w:val="22"/>
                <w:szCs w:val="22"/>
              </w:rPr>
              <w:t xml:space="preserve"> /</w:t>
            </w:r>
            <w:r w:rsidR="006C7C0B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="006C7C0B">
              <w:rPr>
                <w:rFonts w:ascii="Arial" w:hAnsi="Arial" w:cs="Arial"/>
                <w:sz w:val="22"/>
                <w:szCs w:val="22"/>
              </w:rPr>
              <w:t>Pré</w:t>
            </w:r>
            <w:proofErr w:type="spellEnd"/>
            <w:r w:rsidR="006C7C0B">
              <w:rPr>
                <w:rFonts w:ascii="Arial" w:hAnsi="Arial" w:cs="Arial"/>
                <w:sz w:val="22"/>
                <w:szCs w:val="22"/>
              </w:rPr>
              <w:t xml:space="preserve"> vendas / Receptivo</w:t>
            </w:r>
          </w:p>
        </w:tc>
        <w:tc>
          <w:tcPr>
            <w:tcW w:w="3261" w:type="dxa"/>
            <w:vAlign w:val="center"/>
          </w:tcPr>
          <w:p w14:paraId="01691BD5" w14:textId="6A1CF355" w:rsidR="00FF6F96" w:rsidRPr="00CE7F57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Atende leads Inbound, qualifica tecnicamente com SPIN, identifica decisores e cenário clínico.</w:t>
            </w:r>
          </w:p>
        </w:tc>
        <w:tc>
          <w:tcPr>
            <w:tcW w:w="2976" w:type="dxa"/>
            <w:vAlign w:val="center"/>
          </w:tcPr>
          <w:p w14:paraId="26FFFF8B" w14:textId="3B186E07" w:rsidR="00FF6F96" w:rsidRPr="000A2B1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SQL validado e agendamento com Vendedor/Closer.</w:t>
            </w:r>
          </w:p>
        </w:tc>
      </w:tr>
      <w:tr w:rsidR="00A778A5" w:rsidRPr="000A2B11" w14:paraId="5E63F179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1B12A584" w14:textId="725048AC" w:rsidR="00A778A5" w:rsidRPr="000A2B11" w:rsidRDefault="00476DB3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Closer 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</w:t>
            </w:r>
            <w:r w:rsidR="005476FC"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Vendedor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5476FC"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 Representante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701" w:type="dxa"/>
            <w:vAlign w:val="center"/>
          </w:tcPr>
          <w:p w14:paraId="35647532" w14:textId="616C7777" w:rsidR="00476DB3" w:rsidRPr="00FF6F96" w:rsidRDefault="00132121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132121">
              <w:rPr>
                <w:rFonts w:ascii="Arial" w:hAnsi="Arial" w:cs="Arial"/>
                <w:sz w:val="22"/>
                <w:szCs w:val="22"/>
              </w:rPr>
              <w:t>Comercial</w:t>
            </w:r>
            <w:r w:rsidR="00476DB3">
              <w:rPr>
                <w:rFonts w:ascii="Arial" w:hAnsi="Arial" w:cs="Arial"/>
                <w:sz w:val="22"/>
                <w:szCs w:val="22"/>
              </w:rPr>
              <w:t xml:space="preserve"> / </w:t>
            </w:r>
            <w:r w:rsidR="00901F54">
              <w:rPr>
                <w:rFonts w:ascii="Arial" w:hAnsi="Arial" w:cs="Arial"/>
                <w:sz w:val="22"/>
                <w:szCs w:val="22"/>
              </w:rPr>
              <w:t>Vendas</w:t>
            </w:r>
          </w:p>
        </w:tc>
        <w:tc>
          <w:tcPr>
            <w:tcW w:w="3261" w:type="dxa"/>
            <w:vAlign w:val="center"/>
          </w:tcPr>
          <w:p w14:paraId="69F0DA80" w14:textId="1BB2F4B3" w:rsidR="00A778A5" w:rsidRPr="00A778A5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Conduz reuniões técnicas, demonstrações, apresentações de valor, negociações e condições comerciais.</w:t>
            </w:r>
          </w:p>
        </w:tc>
        <w:tc>
          <w:tcPr>
            <w:tcW w:w="2976" w:type="dxa"/>
            <w:vAlign w:val="center"/>
          </w:tcPr>
          <w:p w14:paraId="57FB4A73" w14:textId="0D00D60A" w:rsidR="00A778A5" w:rsidRPr="00A778A5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 xml:space="preserve">Proposta formal </w:t>
            </w:r>
            <w:r w:rsidR="00560392">
              <w:rPr>
                <w:rFonts w:ascii="Arial" w:hAnsi="Arial" w:cs="Arial"/>
                <w:sz w:val="22"/>
                <w:szCs w:val="22"/>
              </w:rPr>
              <w:t xml:space="preserve">assinada </w:t>
            </w:r>
            <w:r w:rsidRPr="005476FC">
              <w:rPr>
                <w:rFonts w:ascii="Arial" w:hAnsi="Arial" w:cs="Arial"/>
                <w:sz w:val="22"/>
                <w:szCs w:val="22"/>
              </w:rPr>
              <w:t>+ aceite do cliente.</w:t>
            </w:r>
          </w:p>
        </w:tc>
      </w:tr>
      <w:tr w:rsidR="005476FC" w:rsidRPr="000A2B11" w14:paraId="516B3524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5EF31392" w14:textId="089F8EC7" w:rsidR="005476FC" w:rsidRPr="005476FC" w:rsidRDefault="00901F54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Backoffice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(Administrativo</w:t>
            </w:r>
            <w:r w:rsidR="007D5B39"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5476FC"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Comercial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701" w:type="dxa"/>
            <w:vAlign w:val="center"/>
          </w:tcPr>
          <w:p w14:paraId="2E42B0B7" w14:textId="00B02730" w:rsidR="005476FC" w:rsidRPr="0013212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Comercial / Administrativo</w:t>
            </w:r>
          </w:p>
        </w:tc>
        <w:tc>
          <w:tcPr>
            <w:tcW w:w="3261" w:type="dxa"/>
            <w:vAlign w:val="center"/>
          </w:tcPr>
          <w:p w14:paraId="4F822CCE" w14:textId="1738371D" w:rsidR="005476FC" w:rsidRPr="0013212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Formaliza pedidos, confere dados técnicos, lança no Protheus, valida condições comerciais.</w:t>
            </w:r>
          </w:p>
        </w:tc>
        <w:tc>
          <w:tcPr>
            <w:tcW w:w="2976" w:type="dxa"/>
            <w:vAlign w:val="center"/>
          </w:tcPr>
          <w:p w14:paraId="4FFDA9E2" w14:textId="6C352642" w:rsidR="005476FC" w:rsidRPr="0013212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 xml:space="preserve">Pedido de venda </w:t>
            </w:r>
            <w:r w:rsidR="00560392">
              <w:rPr>
                <w:rFonts w:ascii="Arial" w:hAnsi="Arial" w:cs="Arial"/>
                <w:sz w:val="22"/>
                <w:szCs w:val="22"/>
              </w:rPr>
              <w:t>ERP (Protheus)</w:t>
            </w:r>
            <w:r w:rsidRPr="005476FC">
              <w:rPr>
                <w:rFonts w:ascii="Arial" w:hAnsi="Arial" w:cs="Arial"/>
                <w:sz w:val="22"/>
                <w:szCs w:val="22"/>
              </w:rPr>
              <w:t xml:space="preserve">, apto para </w:t>
            </w:r>
            <w:r>
              <w:rPr>
                <w:rFonts w:ascii="Arial" w:hAnsi="Arial" w:cs="Arial"/>
                <w:sz w:val="22"/>
                <w:szCs w:val="22"/>
              </w:rPr>
              <w:t xml:space="preserve">produção, </w:t>
            </w:r>
            <w:r w:rsidRPr="005476FC">
              <w:rPr>
                <w:rFonts w:ascii="Arial" w:hAnsi="Arial" w:cs="Arial"/>
                <w:sz w:val="22"/>
                <w:szCs w:val="22"/>
              </w:rPr>
              <w:t>faturamento e instalação.</w:t>
            </w:r>
          </w:p>
        </w:tc>
      </w:tr>
      <w:tr w:rsidR="00BB7440" w:rsidRPr="000A2B11" w14:paraId="74D6F321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</w:tcPr>
          <w:p w14:paraId="0F048EE0" w14:textId="2E60677E" w:rsidR="00BB7440" w:rsidRPr="00BB7440" w:rsidRDefault="004112BD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4112B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Gestão de CRM 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</w:t>
            </w:r>
            <w:r w:rsidRPr="004112B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Inteligência Comercial</w:t>
            </w:r>
            <w:r w:rsidR="007D5B3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701" w:type="dxa"/>
            <w:vAlign w:val="center"/>
          </w:tcPr>
          <w:p w14:paraId="3CE9ED0F" w14:textId="6D0CE932" w:rsidR="00BB7440" w:rsidRPr="00BB7440" w:rsidRDefault="00BB744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7440">
              <w:rPr>
                <w:rFonts w:ascii="Arial" w:hAnsi="Arial" w:cs="Arial"/>
                <w:sz w:val="22"/>
                <w:szCs w:val="22"/>
              </w:rPr>
              <w:t>Marketing / TI</w:t>
            </w:r>
          </w:p>
        </w:tc>
        <w:tc>
          <w:tcPr>
            <w:tcW w:w="3261" w:type="dxa"/>
            <w:vAlign w:val="center"/>
          </w:tcPr>
          <w:p w14:paraId="75382F70" w14:textId="1985B901" w:rsidR="00BB7440" w:rsidRPr="00BB7440" w:rsidRDefault="00BB744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7440">
              <w:rPr>
                <w:rFonts w:ascii="Arial" w:hAnsi="Arial" w:cs="Arial"/>
                <w:sz w:val="22"/>
                <w:szCs w:val="22"/>
              </w:rPr>
              <w:t>Administra campos, funis, regras, relatórios, integrações</w:t>
            </w:r>
          </w:p>
        </w:tc>
        <w:tc>
          <w:tcPr>
            <w:tcW w:w="2976" w:type="dxa"/>
            <w:vAlign w:val="center"/>
          </w:tcPr>
          <w:p w14:paraId="0780D779" w14:textId="7CFFF469" w:rsidR="00BB7440" w:rsidRPr="00BB7440" w:rsidRDefault="00BB744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B7440">
              <w:rPr>
                <w:rFonts w:ascii="Arial" w:hAnsi="Arial" w:cs="Arial"/>
                <w:sz w:val="22"/>
                <w:szCs w:val="22"/>
              </w:rPr>
              <w:t>Qualidade da base, relatórios gerenciais</w:t>
            </w:r>
          </w:p>
        </w:tc>
      </w:tr>
    </w:tbl>
    <w:p w14:paraId="5C3E140F" w14:textId="77777777" w:rsidR="000A2B11" w:rsidRDefault="000A2B11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389CA062" w14:textId="4161FF83" w:rsidR="000A2B11" w:rsidRDefault="000A2B11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A2B11">
        <w:rPr>
          <w:rFonts w:ascii="Arial" w:hAnsi="Arial" w:cs="Arial"/>
          <w:b/>
          <w:sz w:val="22"/>
          <w:szCs w:val="22"/>
        </w:rPr>
        <w:t xml:space="preserve">Origem dos Leads 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2268"/>
        <w:gridCol w:w="3402"/>
        <w:gridCol w:w="4534"/>
      </w:tblGrid>
      <w:tr w:rsidR="00A778A5" w:rsidRPr="000A2B11" w14:paraId="13C5E787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206705C9" w14:textId="46BBD738" w:rsidR="000A2B11" w:rsidRPr="000A2B11" w:rsidRDefault="000A2B11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 xml:space="preserve">Termo </w:t>
            </w:r>
          </w:p>
        </w:tc>
        <w:tc>
          <w:tcPr>
            <w:tcW w:w="3402" w:type="dxa"/>
            <w:vAlign w:val="center"/>
            <w:hideMark/>
          </w:tcPr>
          <w:p w14:paraId="2B55BCE6" w14:textId="77777777" w:rsidR="000A2B11" w:rsidRPr="000A2B11" w:rsidRDefault="000A2B11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>Conceito Geral</w:t>
            </w:r>
          </w:p>
        </w:tc>
        <w:tc>
          <w:tcPr>
            <w:tcW w:w="4534" w:type="dxa"/>
            <w:vAlign w:val="center"/>
            <w:hideMark/>
          </w:tcPr>
          <w:p w14:paraId="133C84F8" w14:textId="13CD0617" w:rsidR="000A2B11" w:rsidRPr="000A2B11" w:rsidRDefault="005476FC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Exemplo / Observação</w:t>
            </w:r>
          </w:p>
        </w:tc>
      </w:tr>
      <w:tr w:rsidR="00A778A5" w:rsidRPr="000A2B11" w14:paraId="1D7CA403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2A4FD9D2" w14:textId="70132AC3" w:rsidR="000A2B11" w:rsidRPr="000A2B11" w:rsidRDefault="005476FC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476FC">
              <w:rPr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 xml:space="preserve">Inbound Marketing </w:t>
            </w:r>
            <w:r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(Orgânico/Pago)</w:t>
            </w:r>
          </w:p>
        </w:tc>
        <w:tc>
          <w:tcPr>
            <w:tcW w:w="3402" w:type="dxa"/>
            <w:vAlign w:val="center"/>
            <w:hideMark/>
          </w:tcPr>
          <w:p w14:paraId="54641478" w14:textId="7F58D512" w:rsidR="000A2B11" w:rsidRPr="000A2B1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Leads que chegam por iniciativa própria, motivados por conteúdo ou anúncio.</w:t>
            </w:r>
          </w:p>
        </w:tc>
        <w:tc>
          <w:tcPr>
            <w:tcW w:w="4534" w:type="dxa"/>
            <w:vAlign w:val="center"/>
            <w:hideMark/>
          </w:tcPr>
          <w:p w14:paraId="1E722EDD" w14:textId="07D60EB8" w:rsidR="000A2B11" w:rsidRPr="000A2B1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 xml:space="preserve">Formulário no site ou landing </w:t>
            </w:r>
            <w:proofErr w:type="spellStart"/>
            <w:r w:rsidRPr="005476FC">
              <w:rPr>
                <w:rFonts w:ascii="Arial" w:hAnsi="Arial" w:cs="Arial"/>
                <w:sz w:val="22"/>
                <w:szCs w:val="22"/>
              </w:rPr>
              <w:t>page</w:t>
            </w:r>
            <w:proofErr w:type="spellEnd"/>
            <w:r w:rsidRPr="005476FC">
              <w:rPr>
                <w:rFonts w:ascii="Arial" w:hAnsi="Arial" w:cs="Arial"/>
                <w:sz w:val="22"/>
                <w:szCs w:val="22"/>
              </w:rPr>
              <w:t xml:space="preserve">, WhatsApp via QR </w:t>
            </w:r>
            <w:proofErr w:type="spellStart"/>
            <w:r w:rsidRPr="005476FC">
              <w:rPr>
                <w:rFonts w:ascii="Arial" w:hAnsi="Arial" w:cs="Arial"/>
                <w:sz w:val="22"/>
                <w:szCs w:val="22"/>
              </w:rPr>
              <w:t>Code</w:t>
            </w:r>
            <w:proofErr w:type="spellEnd"/>
            <w:r w:rsidRPr="005476FC">
              <w:rPr>
                <w:rFonts w:ascii="Arial" w:hAnsi="Arial" w:cs="Arial"/>
                <w:sz w:val="22"/>
                <w:szCs w:val="22"/>
              </w:rPr>
              <w:t>, anúncios pagos, redes sociais.</w:t>
            </w:r>
          </w:p>
        </w:tc>
      </w:tr>
      <w:tr w:rsidR="00A778A5" w:rsidRPr="000A2B11" w14:paraId="325BC416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8" w:type="dxa"/>
            <w:vAlign w:val="center"/>
            <w:hideMark/>
          </w:tcPr>
          <w:p w14:paraId="51ACC4C1" w14:textId="77777777" w:rsidR="000A2B11" w:rsidRPr="000A2B11" w:rsidRDefault="000A2B11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A2B11">
              <w:rPr>
                <w:rFonts w:ascii="Arial" w:hAnsi="Arial" w:cs="Arial"/>
                <w:b w:val="0"/>
                <w:bCs w:val="0"/>
                <w:i/>
                <w:iCs/>
                <w:sz w:val="22"/>
                <w:szCs w:val="22"/>
              </w:rPr>
              <w:t>Outbound</w:t>
            </w:r>
            <w:r w:rsidRPr="000A2B1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Marketing (Prospecção Ativa)</w:t>
            </w:r>
          </w:p>
        </w:tc>
        <w:tc>
          <w:tcPr>
            <w:tcW w:w="3402" w:type="dxa"/>
            <w:vAlign w:val="center"/>
            <w:hideMark/>
          </w:tcPr>
          <w:p w14:paraId="6C050CC2" w14:textId="47187E67" w:rsidR="000A2B11" w:rsidRPr="000A2B11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Leads gerados a partir de abordagem ativa da empresa.</w:t>
            </w:r>
          </w:p>
        </w:tc>
        <w:tc>
          <w:tcPr>
            <w:tcW w:w="4534" w:type="dxa"/>
            <w:vAlign w:val="center"/>
            <w:hideMark/>
          </w:tcPr>
          <w:p w14:paraId="18C756DB" w14:textId="33A611FF" w:rsidR="000A2B11" w:rsidRPr="000A2B11" w:rsidRDefault="005476F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Prospecção via CNES, listas qualificadas, feiras, visitas presenciais, indicações trabalhadas pela equipe.</w:t>
            </w:r>
          </w:p>
        </w:tc>
      </w:tr>
    </w:tbl>
    <w:p w14:paraId="3AB2B168" w14:textId="77777777" w:rsidR="000A2B11" w:rsidRDefault="000A2B11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1DA4E1FC" w14:textId="5AAB4992" w:rsidR="000A2B11" w:rsidRDefault="005476FC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5476FC">
        <w:rPr>
          <w:rFonts w:ascii="Arial" w:hAnsi="Arial" w:cs="Arial"/>
          <w:bCs/>
          <w:sz w:val="22"/>
          <w:szCs w:val="22"/>
        </w:rPr>
        <w:t>A origem deve ser obrigatoriamente registrada no CRM para todos os leads, permitindo análise de ROI e priorização de canais.</w:t>
      </w:r>
    </w:p>
    <w:p w14:paraId="3BBDC16B" w14:textId="77777777" w:rsidR="005476FC" w:rsidRDefault="005476FC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5B4528D7" w14:textId="6B13D9AF" w:rsidR="000A2B11" w:rsidRPr="000A2B11" w:rsidRDefault="000A2B11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A2B11">
        <w:rPr>
          <w:rFonts w:ascii="Arial" w:hAnsi="Arial" w:cs="Arial"/>
          <w:b/>
          <w:sz w:val="22"/>
          <w:szCs w:val="22"/>
        </w:rPr>
        <w:lastRenderedPageBreak/>
        <w:t>O</w:t>
      </w:r>
      <w:r w:rsidR="005476FC" w:rsidRPr="005476FC">
        <w:rPr>
          <w:rFonts w:ascii="Arial" w:hAnsi="Arial" w:cs="Arial"/>
          <w:b/>
          <w:sz w:val="22"/>
          <w:szCs w:val="22"/>
        </w:rPr>
        <w:t>rganização do Processo Comercial (CRM + ERP)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985"/>
        <w:gridCol w:w="3969"/>
        <w:gridCol w:w="4250"/>
      </w:tblGrid>
      <w:tr w:rsidR="000A2B11" w:rsidRPr="000A2B11" w14:paraId="48BBC39B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4A35F60A" w14:textId="00BE2730" w:rsidR="000A2B11" w:rsidRPr="000A2B11" w:rsidRDefault="000A2B11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 xml:space="preserve">Termo </w:t>
            </w:r>
          </w:p>
        </w:tc>
        <w:tc>
          <w:tcPr>
            <w:tcW w:w="3969" w:type="dxa"/>
            <w:vAlign w:val="center"/>
            <w:hideMark/>
          </w:tcPr>
          <w:p w14:paraId="132CC81C" w14:textId="77777777" w:rsidR="000A2B11" w:rsidRPr="000A2B11" w:rsidRDefault="000A2B11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A2B11">
              <w:rPr>
                <w:rFonts w:ascii="Arial" w:hAnsi="Arial" w:cs="Arial"/>
                <w:sz w:val="22"/>
                <w:szCs w:val="22"/>
              </w:rPr>
              <w:t>Conceito Geral</w:t>
            </w:r>
          </w:p>
        </w:tc>
        <w:tc>
          <w:tcPr>
            <w:tcW w:w="4250" w:type="dxa"/>
            <w:vAlign w:val="center"/>
            <w:hideMark/>
          </w:tcPr>
          <w:p w14:paraId="380591EB" w14:textId="7C10D5E8" w:rsidR="000A2B11" w:rsidRPr="000A2B11" w:rsidRDefault="005476FC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Exemplo / Regra</w:t>
            </w:r>
          </w:p>
        </w:tc>
      </w:tr>
      <w:tr w:rsidR="000A2B11" w:rsidRPr="000A2B11" w14:paraId="5A1EE55A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664BE5FA" w14:textId="1C2AFE4B" w:rsidR="000A2B11" w:rsidRPr="000A2B11" w:rsidRDefault="005476FC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476F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CRM – Gestão de Relacionamento</w:t>
            </w:r>
          </w:p>
        </w:tc>
        <w:tc>
          <w:tcPr>
            <w:tcW w:w="3969" w:type="dxa"/>
            <w:vAlign w:val="center"/>
            <w:hideMark/>
          </w:tcPr>
          <w:p w14:paraId="08C28B67" w14:textId="36AB0464" w:rsidR="000A2B11" w:rsidRPr="000A2B11" w:rsidRDefault="005476F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476FC">
              <w:rPr>
                <w:rFonts w:ascii="Arial" w:hAnsi="Arial" w:cs="Arial"/>
                <w:sz w:val="22"/>
                <w:szCs w:val="22"/>
              </w:rPr>
              <w:t>Plataforma dedicada para registro de leads, contatos, oportunidades, histórico de interações, SPIN, NPS e funis de pré-venda, venda e pós-venda, com automações e relatórios. Integra com o ERP.</w:t>
            </w:r>
          </w:p>
        </w:tc>
        <w:tc>
          <w:tcPr>
            <w:tcW w:w="4250" w:type="dxa"/>
            <w:vAlign w:val="center"/>
            <w:hideMark/>
          </w:tcPr>
          <w:p w14:paraId="2A6AB141" w14:textId="5E880856" w:rsidR="000A2B11" w:rsidRPr="000A2B11" w:rsidRDefault="00B05DB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>Registro de lead, atualização de etapa (MQL, SQL, Oportunidade, Proposta, NPS), follow-up e histórico único por cliente.</w:t>
            </w:r>
          </w:p>
        </w:tc>
      </w:tr>
      <w:tr w:rsidR="00C73CE9" w:rsidRPr="000A2B11" w14:paraId="198475B4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6E518642" w14:textId="4D5B06E4" w:rsidR="000A2B11" w:rsidRPr="000A2B11" w:rsidRDefault="00B05DBC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05DB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ERP – Sistema Protheus – TOTVS</w:t>
            </w:r>
          </w:p>
        </w:tc>
        <w:tc>
          <w:tcPr>
            <w:tcW w:w="3969" w:type="dxa"/>
            <w:vAlign w:val="center"/>
            <w:hideMark/>
          </w:tcPr>
          <w:p w14:paraId="489886A4" w14:textId="790CBE16" w:rsidR="000A2B11" w:rsidRPr="000A2B11" w:rsidRDefault="00B05DB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 xml:space="preserve">Sistema oficial da empresa para propostas comerciais, pedidos de venda, </w:t>
            </w:r>
            <w:r w:rsidR="004642EA">
              <w:rPr>
                <w:rFonts w:ascii="Arial" w:hAnsi="Arial" w:cs="Arial"/>
                <w:sz w:val="22"/>
                <w:szCs w:val="22"/>
              </w:rPr>
              <w:t xml:space="preserve">produção, qualidade, </w:t>
            </w:r>
            <w:r w:rsidRPr="00B05DBC">
              <w:rPr>
                <w:rFonts w:ascii="Arial" w:hAnsi="Arial" w:cs="Arial"/>
                <w:sz w:val="22"/>
                <w:szCs w:val="22"/>
              </w:rPr>
              <w:t>faturamento, controle financeiro e registros técnicos.</w:t>
            </w:r>
          </w:p>
        </w:tc>
        <w:tc>
          <w:tcPr>
            <w:tcW w:w="4250" w:type="dxa"/>
            <w:vAlign w:val="center"/>
            <w:hideMark/>
          </w:tcPr>
          <w:p w14:paraId="1E721460" w14:textId="1D06CE4C" w:rsidR="000A2B11" w:rsidRPr="000A2B11" w:rsidRDefault="00B05DB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>Todas as propostas e pedidos são gerados no Protheus, a partir das oportunidades qualificadas no CRM.</w:t>
            </w:r>
          </w:p>
        </w:tc>
      </w:tr>
      <w:tr w:rsidR="00E83B82" w:rsidRPr="000A2B11" w14:paraId="5555EA4F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39E46BD6" w14:textId="77777777" w:rsidR="00C73CE9" w:rsidRDefault="00E83B82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E83B82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Pipeline </w:t>
            </w:r>
          </w:p>
          <w:p w14:paraId="42050724" w14:textId="119C7295" w:rsidR="00E83B82" w:rsidRPr="00E83B82" w:rsidRDefault="00E83B82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E83B82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(Fluxo de Negociação)</w:t>
            </w:r>
          </w:p>
        </w:tc>
        <w:tc>
          <w:tcPr>
            <w:tcW w:w="3969" w:type="dxa"/>
            <w:vAlign w:val="center"/>
          </w:tcPr>
          <w:p w14:paraId="55EFD023" w14:textId="7B605A1F" w:rsidR="00E83B82" w:rsidRPr="000A2B11" w:rsidRDefault="00B05DB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>Conjunto de etapas padronizadas de negociação dentro do CRM, refletindo o processo definido nesta Norma.</w:t>
            </w:r>
          </w:p>
        </w:tc>
        <w:tc>
          <w:tcPr>
            <w:tcW w:w="4250" w:type="dxa"/>
            <w:vAlign w:val="center"/>
          </w:tcPr>
          <w:p w14:paraId="6C10A34E" w14:textId="522F968E" w:rsidR="00E83B82" w:rsidRPr="000A2B11" w:rsidRDefault="00B05DBC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>Contato inicial → Qualificação (SPIN) → Proposta → Negociação → Fechamento (ganho/perdido).</w:t>
            </w:r>
          </w:p>
        </w:tc>
      </w:tr>
      <w:tr w:rsidR="00682B0F" w:rsidRPr="000A2B11" w14:paraId="368E41F4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07631D81" w14:textId="0FCB3450" w:rsidR="00682B0F" w:rsidRPr="00E83B82" w:rsidRDefault="00682B0F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B407F7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Segmentação </w:t>
            </w:r>
          </w:p>
        </w:tc>
        <w:tc>
          <w:tcPr>
            <w:tcW w:w="3969" w:type="dxa"/>
            <w:vAlign w:val="center"/>
          </w:tcPr>
          <w:p w14:paraId="006F85F5" w14:textId="78698F8A" w:rsidR="00682B0F" w:rsidRPr="00E83B82" w:rsidRDefault="00B05DB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>Organização da base de contatos por critérios objetivos.</w:t>
            </w:r>
          </w:p>
        </w:tc>
        <w:tc>
          <w:tcPr>
            <w:tcW w:w="4250" w:type="dxa"/>
            <w:vAlign w:val="center"/>
          </w:tcPr>
          <w:p w14:paraId="5172A770" w14:textId="127CFB1B" w:rsidR="00682B0F" w:rsidRPr="00E97482" w:rsidRDefault="00B05DBC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>Estado, Região/UF, tipo de estabelecimento, especialidade, papel de compra (engenharia, compras, médico, direção).</w:t>
            </w:r>
          </w:p>
        </w:tc>
      </w:tr>
      <w:tr w:rsidR="00561693" w:rsidRPr="000A2B11" w14:paraId="5BE3CF39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204" w:type="dxa"/>
            <w:gridSpan w:val="3"/>
            <w:vAlign w:val="center"/>
          </w:tcPr>
          <w:p w14:paraId="4184A883" w14:textId="77777777" w:rsidR="00B05DBC" w:rsidRPr="00B05DBC" w:rsidRDefault="00B05DBC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sz w:val="22"/>
                <w:szCs w:val="22"/>
              </w:rPr>
              <w:t>Princípio básico:</w:t>
            </w:r>
          </w:p>
          <w:p w14:paraId="01F9FD86" w14:textId="77777777" w:rsidR="00B05DBC" w:rsidRPr="00B05DBC" w:rsidRDefault="00B05DBC" w:rsidP="00BC545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05DB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O CRM é a camada de relacionamento, inteligência comercial e jornada do cliente.</w:t>
            </w:r>
          </w:p>
          <w:p w14:paraId="3431F7E7" w14:textId="77777777" w:rsidR="00B05DBC" w:rsidRPr="00B05DBC" w:rsidRDefault="00B05DBC" w:rsidP="00BC5454">
            <w:pPr>
              <w:spacing w:line="276" w:lineRule="auto"/>
              <w:jc w:val="center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05DB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O ERP Protheus é a camada oficial de propostas, pedidos, faturamento e rastreabilidade fiscal.</w:t>
            </w:r>
          </w:p>
          <w:p w14:paraId="25918D3B" w14:textId="2FB641FE" w:rsidR="00561693" w:rsidRPr="00B407F7" w:rsidRDefault="00B05DBC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05DB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CRM não substitui ERP. ERP não substitui CRM. Ambos são complementares e integrados.</w:t>
            </w:r>
          </w:p>
        </w:tc>
      </w:tr>
    </w:tbl>
    <w:p w14:paraId="08D8B8AB" w14:textId="77777777" w:rsidR="000A2B11" w:rsidRDefault="000A2B11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6864E294" w14:textId="470299AC" w:rsidR="0078509A" w:rsidRPr="0078509A" w:rsidRDefault="00127721" w:rsidP="004642EA">
      <w:pPr>
        <w:pStyle w:val="PargrafodaLista"/>
        <w:numPr>
          <w:ilvl w:val="3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127721">
        <w:rPr>
          <w:rFonts w:ascii="Arial" w:hAnsi="Arial" w:cs="Arial"/>
          <w:b/>
          <w:sz w:val="22"/>
          <w:szCs w:val="22"/>
        </w:rPr>
        <w:t>Processo Comercial e Fluxos de Passagem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1980"/>
        <w:gridCol w:w="1984"/>
        <w:gridCol w:w="6230"/>
      </w:tblGrid>
      <w:tr w:rsidR="00476DB3" w:rsidRPr="0078509A" w14:paraId="7E7D5A95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hideMark/>
          </w:tcPr>
          <w:p w14:paraId="1F2E732A" w14:textId="77777777" w:rsidR="0078509A" w:rsidRPr="0078509A" w:rsidRDefault="0078509A" w:rsidP="00BC5454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Origem</w:t>
            </w:r>
          </w:p>
        </w:tc>
        <w:tc>
          <w:tcPr>
            <w:tcW w:w="1984" w:type="dxa"/>
            <w:hideMark/>
          </w:tcPr>
          <w:p w14:paraId="5404D82A" w14:textId="77777777" w:rsidR="0078509A" w:rsidRPr="0078509A" w:rsidRDefault="0078509A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Destino</w:t>
            </w:r>
          </w:p>
        </w:tc>
        <w:tc>
          <w:tcPr>
            <w:tcW w:w="6230" w:type="dxa"/>
            <w:hideMark/>
          </w:tcPr>
          <w:p w14:paraId="58E5AF27" w14:textId="77777777" w:rsidR="0078509A" w:rsidRPr="0078509A" w:rsidRDefault="0078509A" w:rsidP="00BC5454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Condição de Transferência</w:t>
            </w:r>
          </w:p>
        </w:tc>
      </w:tr>
      <w:tr w:rsidR="00476DB3" w:rsidRPr="0078509A" w14:paraId="6E1C9161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2A090A27" w14:textId="7867A144" w:rsidR="0078509A" w:rsidRPr="0078509A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Marketing</w:t>
            </w:r>
          </w:p>
        </w:tc>
        <w:tc>
          <w:tcPr>
            <w:tcW w:w="1984" w:type="dxa"/>
            <w:vAlign w:val="center"/>
            <w:hideMark/>
          </w:tcPr>
          <w:p w14:paraId="37D7561B" w14:textId="6084B464" w:rsidR="0078509A" w:rsidRPr="0078509A" w:rsidRDefault="00A70728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SDR (Comercial / Pré-venda Passiva)</w:t>
            </w:r>
          </w:p>
        </w:tc>
        <w:tc>
          <w:tcPr>
            <w:tcW w:w="6230" w:type="dxa"/>
            <w:vAlign w:val="center"/>
            <w:hideMark/>
          </w:tcPr>
          <w:p w14:paraId="5B0F1EC7" w14:textId="234EA0A6" w:rsidR="0078509A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Lead gerado por formulário, WhatsApp, catálogo, QR </w:t>
            </w:r>
            <w:proofErr w:type="spellStart"/>
            <w:r w:rsidRPr="00862219">
              <w:rPr>
                <w:rFonts w:ascii="Arial" w:hAnsi="Arial" w:cs="Arial"/>
                <w:sz w:val="22"/>
                <w:szCs w:val="22"/>
              </w:rPr>
              <w:t>Code</w:t>
            </w:r>
            <w:proofErr w:type="spellEnd"/>
            <w:r w:rsidRPr="00862219">
              <w:rPr>
                <w:rFonts w:ascii="Arial" w:hAnsi="Arial" w:cs="Arial"/>
                <w:sz w:val="22"/>
                <w:szCs w:val="22"/>
              </w:rPr>
              <w:t>, eventos, redes sociais ou indicação registrada.</w:t>
            </w:r>
          </w:p>
        </w:tc>
      </w:tr>
      <w:tr w:rsidR="00476DB3" w:rsidRPr="0078509A" w14:paraId="476AE0C4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59023551" w14:textId="0E568DB2" w:rsidR="0078509A" w:rsidRPr="0078509A" w:rsidRDefault="00EF4F7D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EF4F7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LDR</w:t>
            </w:r>
            <w:r w:rsidR="00A7072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(</w:t>
            </w:r>
            <w:r w:rsidR="003D688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Desenvolvimento de leads</w:t>
            </w:r>
            <w:r w:rsidR="00A7072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44C440AA" w14:textId="298692D9" w:rsidR="0078509A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BDR (</w:t>
            </w:r>
            <w:r w:rsidR="00FB4848">
              <w:rPr>
                <w:rFonts w:ascii="Arial" w:hAnsi="Arial" w:cs="Arial"/>
                <w:sz w:val="22"/>
                <w:szCs w:val="22"/>
              </w:rPr>
              <w:t>Comercial</w:t>
            </w:r>
            <w:r w:rsidR="00FB4848" w:rsidRPr="008622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2219">
              <w:rPr>
                <w:rFonts w:ascii="Arial" w:hAnsi="Arial" w:cs="Arial"/>
                <w:sz w:val="22"/>
                <w:szCs w:val="22"/>
              </w:rPr>
              <w:t>/ Pré-venda</w:t>
            </w:r>
            <w:r w:rsidR="00FB4848">
              <w:rPr>
                <w:rFonts w:ascii="Arial" w:hAnsi="Arial" w:cs="Arial"/>
                <w:sz w:val="22"/>
                <w:szCs w:val="22"/>
              </w:rPr>
              <w:t xml:space="preserve"> Ativa</w:t>
            </w:r>
            <w:r w:rsidRPr="00862219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0" w:type="dxa"/>
            <w:vAlign w:val="center"/>
            <w:hideMark/>
          </w:tcPr>
          <w:p w14:paraId="37F1843D" w14:textId="43057BE3" w:rsidR="0078509A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Dados mínimos completos no CRM (nome, cargo, CNPJ, hospital) + CNPJ válido + estabelecimento dentro do ICP mínimo.</w:t>
            </w:r>
          </w:p>
        </w:tc>
      </w:tr>
      <w:tr w:rsidR="00476DB3" w:rsidRPr="0078509A" w14:paraId="418061D4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6A3D996A" w14:textId="2ABC569D" w:rsidR="0078509A" w:rsidRPr="0078509A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BDR (</w:t>
            </w:r>
            <w:r w:rsidR="00FB484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Comercial</w:t>
            </w:r>
            <w:r w:rsidR="00FB4848"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/ Pré-venda</w:t>
            </w:r>
            <w:r w:rsidR="00FB484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Ativa</w:t>
            </w: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58336C05" w14:textId="16539F54" w:rsidR="005547E0" w:rsidRPr="0078509A" w:rsidRDefault="00476DB3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Closer</w:t>
            </w:r>
            <w:r w:rsidR="00FB4848" w:rsidRPr="00862219">
              <w:rPr>
                <w:rFonts w:ascii="Arial" w:hAnsi="Arial" w:cs="Arial"/>
                <w:sz w:val="22"/>
                <w:szCs w:val="22"/>
              </w:rPr>
              <w:t xml:space="preserve"> (Comercial / </w:t>
            </w:r>
            <w:r>
              <w:rPr>
                <w:rFonts w:ascii="Arial" w:hAnsi="Arial" w:cs="Arial"/>
                <w:sz w:val="22"/>
                <w:szCs w:val="22"/>
              </w:rPr>
              <w:t>Vendas</w:t>
            </w:r>
            <w:r w:rsidR="00FB4848" w:rsidRPr="00862219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0" w:type="dxa"/>
            <w:vAlign w:val="center"/>
            <w:hideMark/>
          </w:tcPr>
          <w:p w14:paraId="47C3E6F7" w14:textId="21140846" w:rsidR="0078509A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Hospital validado (via CNES), </w:t>
            </w:r>
            <w:r w:rsidR="00560392" w:rsidRPr="00862219">
              <w:rPr>
                <w:rFonts w:ascii="Arial" w:hAnsi="Arial" w:cs="Arial"/>
                <w:sz w:val="22"/>
                <w:szCs w:val="22"/>
              </w:rPr>
              <w:t>SPIN aplicado (situação, problema, implicação, necessidade) + aplicação clínica clara + decisores mapeados + intenção real/possibilidade de orçamento.</w:t>
            </w:r>
          </w:p>
        </w:tc>
      </w:tr>
      <w:tr w:rsidR="00476DB3" w:rsidRPr="0078509A" w14:paraId="530960CB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7535E285" w14:textId="28E87FF4" w:rsidR="0078509A" w:rsidRPr="0078509A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SDR (Comercial / Pré-venda</w:t>
            </w:r>
            <w:r w:rsidR="00FB484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Passiva</w:t>
            </w: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2F4006B9" w14:textId="20583732" w:rsidR="0078509A" w:rsidRPr="0078509A" w:rsidRDefault="00476DB3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Closer</w:t>
            </w:r>
            <w:r w:rsidRPr="008622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2219" w:rsidRPr="00862219">
              <w:rPr>
                <w:rFonts w:ascii="Arial" w:hAnsi="Arial" w:cs="Arial"/>
                <w:sz w:val="22"/>
                <w:szCs w:val="22"/>
              </w:rPr>
              <w:t xml:space="preserve">(Comercial / </w:t>
            </w:r>
            <w:r>
              <w:rPr>
                <w:rFonts w:ascii="Arial" w:hAnsi="Arial" w:cs="Arial"/>
                <w:sz w:val="22"/>
                <w:szCs w:val="22"/>
              </w:rPr>
              <w:t>Vendas</w:t>
            </w:r>
            <w:r w:rsidR="00862219" w:rsidRPr="00862219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0" w:type="dxa"/>
            <w:vAlign w:val="center"/>
            <w:hideMark/>
          </w:tcPr>
          <w:p w14:paraId="464EAB2B" w14:textId="0CCF4EFD" w:rsidR="0078509A" w:rsidRPr="0078509A" w:rsidRDefault="00560392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Hospital validado (via CNES), </w:t>
            </w:r>
            <w:r w:rsidR="00862219" w:rsidRPr="00862219">
              <w:rPr>
                <w:rFonts w:ascii="Arial" w:hAnsi="Arial" w:cs="Arial"/>
                <w:sz w:val="22"/>
                <w:szCs w:val="22"/>
              </w:rPr>
              <w:t>SPIN aplicado (situação, problema, implicação, necessidade) + aplicação clínica clara + decisores mapeados + intenção real/possibilidade de orçamento.</w:t>
            </w:r>
          </w:p>
        </w:tc>
      </w:tr>
      <w:tr w:rsidR="00476DB3" w:rsidRPr="0078509A" w14:paraId="778D2C6E" w14:textId="77777777" w:rsidTr="00BC545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  <w:hideMark/>
          </w:tcPr>
          <w:p w14:paraId="29D33339" w14:textId="00181BD3" w:rsidR="0078509A" w:rsidRPr="0078509A" w:rsidRDefault="00476DB3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Closer</w:t>
            </w: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="00862219"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(Comercial / 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Vendas</w:t>
            </w:r>
            <w:r w:rsidR="00862219"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  <w:hideMark/>
          </w:tcPr>
          <w:p w14:paraId="2660E5A1" w14:textId="0F316353" w:rsidR="0078509A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Backoffice</w:t>
            </w:r>
            <w:r w:rsidR="00476DB3">
              <w:rPr>
                <w:rFonts w:ascii="Arial" w:hAnsi="Arial" w:cs="Arial"/>
                <w:sz w:val="22"/>
                <w:szCs w:val="22"/>
              </w:rPr>
              <w:t xml:space="preserve"> (</w:t>
            </w:r>
            <w:r w:rsidRPr="00862219">
              <w:rPr>
                <w:rFonts w:ascii="Arial" w:hAnsi="Arial" w:cs="Arial"/>
                <w:sz w:val="22"/>
                <w:szCs w:val="22"/>
              </w:rPr>
              <w:t>Administração de Vendas</w:t>
            </w:r>
            <w:r w:rsidR="00476DB3">
              <w:rPr>
                <w:rFonts w:ascii="Arial" w:hAnsi="Arial" w:cs="Arial"/>
                <w:sz w:val="22"/>
                <w:szCs w:val="22"/>
              </w:rPr>
              <w:t>)</w:t>
            </w:r>
          </w:p>
        </w:tc>
        <w:tc>
          <w:tcPr>
            <w:tcW w:w="6230" w:type="dxa"/>
            <w:vAlign w:val="center"/>
            <w:hideMark/>
          </w:tcPr>
          <w:p w14:paraId="6E5615BF" w14:textId="5471CD0C" w:rsidR="0078509A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Negociação aprovada pelo cliente, condições comerciais definidas e dados técnicos suficientes para abertura do pedido.</w:t>
            </w:r>
          </w:p>
        </w:tc>
      </w:tr>
      <w:tr w:rsidR="00476DB3" w:rsidRPr="0078509A" w14:paraId="1D67951D" w14:textId="77777777" w:rsidTr="00BC545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77D1761A" w14:textId="74BC1FB8" w:rsidR="00862219" w:rsidRPr="00862219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Backoffice</w:t>
            </w:r>
            <w:r w:rsidR="00476DB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(</w:t>
            </w: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Administração de Vendas</w:t>
            </w:r>
            <w:r w:rsidR="00476DB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1984" w:type="dxa"/>
            <w:vAlign w:val="center"/>
          </w:tcPr>
          <w:p w14:paraId="39ACAE4B" w14:textId="2508D54E" w:rsidR="00862219" w:rsidRPr="00862219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Assistência Técnica (Instalação)</w:t>
            </w:r>
          </w:p>
        </w:tc>
        <w:tc>
          <w:tcPr>
            <w:tcW w:w="6230" w:type="dxa"/>
            <w:vAlign w:val="center"/>
          </w:tcPr>
          <w:p w14:paraId="30A74DFC" w14:textId="3903F88F" w:rsidR="00862219" w:rsidRPr="00862219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Pedido aprovado e lançado no ERP, OS emitida, pré-requisitos técnicos mínimos validados com o cliente/engenharia clínica.</w:t>
            </w:r>
          </w:p>
        </w:tc>
      </w:tr>
      <w:tr w:rsidR="00476DB3" w:rsidRPr="0078509A" w14:paraId="4B4D94D5" w14:textId="77777777" w:rsidTr="00BC545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4999D40" w14:textId="1B6E56FC" w:rsidR="00862219" w:rsidRPr="00862219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Assistência Técnica</w:t>
            </w:r>
          </w:p>
        </w:tc>
        <w:tc>
          <w:tcPr>
            <w:tcW w:w="1984" w:type="dxa"/>
            <w:vAlign w:val="center"/>
          </w:tcPr>
          <w:p w14:paraId="34327140" w14:textId="24330268" w:rsidR="00862219" w:rsidRPr="00862219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Pós-venda / CS / NPS</w:t>
            </w:r>
          </w:p>
        </w:tc>
        <w:tc>
          <w:tcPr>
            <w:tcW w:w="6230" w:type="dxa"/>
            <w:vAlign w:val="center"/>
          </w:tcPr>
          <w:p w14:paraId="0E2F654B" w14:textId="15B3761C" w:rsidR="00862219" w:rsidRPr="00862219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Instalação concluída, termo técnico de entrega assinado e evidências registradas (fotos, FO aplicável, rastreabilidade).</w:t>
            </w:r>
          </w:p>
        </w:tc>
      </w:tr>
      <w:tr w:rsidR="00476DB3" w:rsidRPr="0078509A" w14:paraId="6DC43E5B" w14:textId="77777777" w:rsidTr="00BC5454">
        <w:trPr>
          <w:trHeight w:val="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FE46726" w14:textId="55C553F3" w:rsidR="00862219" w:rsidRPr="00862219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Pós-venda / CS / NPS</w:t>
            </w:r>
          </w:p>
        </w:tc>
        <w:tc>
          <w:tcPr>
            <w:tcW w:w="1984" w:type="dxa"/>
            <w:vAlign w:val="center"/>
          </w:tcPr>
          <w:p w14:paraId="5856100B" w14:textId="7019DB5D" w:rsidR="00862219" w:rsidRPr="00862219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SDR / </w:t>
            </w:r>
            <w:r w:rsidR="00476DB3">
              <w:rPr>
                <w:rFonts w:ascii="Arial" w:hAnsi="Arial" w:cs="Arial"/>
                <w:sz w:val="22"/>
                <w:szCs w:val="22"/>
              </w:rPr>
              <w:t>Closer</w:t>
            </w:r>
            <w:r w:rsidR="00476DB3" w:rsidRPr="008622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862219">
              <w:rPr>
                <w:rFonts w:ascii="Arial" w:hAnsi="Arial" w:cs="Arial"/>
                <w:sz w:val="22"/>
                <w:szCs w:val="22"/>
              </w:rPr>
              <w:t>/ Marketing</w:t>
            </w:r>
          </w:p>
        </w:tc>
        <w:tc>
          <w:tcPr>
            <w:tcW w:w="6230" w:type="dxa"/>
            <w:vAlign w:val="center"/>
          </w:tcPr>
          <w:p w14:paraId="78B25DC5" w14:textId="15D5C5E8" w:rsidR="00862219" w:rsidRPr="00862219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Quando identificada nova necessidade, oportunidade de upgrade, expansão ou indicação qualificada (retorno ao funil como novo SQL ou oportunidade).</w:t>
            </w:r>
          </w:p>
        </w:tc>
      </w:tr>
    </w:tbl>
    <w:p w14:paraId="3D7DA05F" w14:textId="77777777" w:rsidR="0078509A" w:rsidRDefault="0078509A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653F3268" w14:textId="1A25CB0F" w:rsidR="0078509A" w:rsidRPr="009D2580" w:rsidRDefault="0078509A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>Checklist – Marketing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418"/>
        <w:gridCol w:w="8786"/>
      </w:tblGrid>
      <w:tr w:rsidR="0078509A" w:rsidRPr="0078509A" w14:paraId="2F060204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5D3F1754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8786" w:type="dxa"/>
            <w:vAlign w:val="center"/>
            <w:hideMark/>
          </w:tcPr>
          <w:p w14:paraId="586ED59E" w14:textId="77777777" w:rsidR="0078509A" w:rsidRPr="0078509A" w:rsidRDefault="0078509A" w:rsidP="00BC545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Ação</w:t>
            </w:r>
          </w:p>
        </w:tc>
      </w:tr>
      <w:tr w:rsidR="0078509A" w:rsidRPr="0078509A" w14:paraId="138D328C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14881159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Antes da campanha</w:t>
            </w:r>
          </w:p>
        </w:tc>
        <w:tc>
          <w:tcPr>
            <w:tcW w:w="8786" w:type="dxa"/>
            <w:vAlign w:val="center"/>
            <w:hideMark/>
          </w:tcPr>
          <w:p w14:paraId="430E3828" w14:textId="3834E1CF" w:rsidR="0078509A" w:rsidRPr="0078509A" w:rsidRDefault="00862219" w:rsidP="00BC545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Definir objetivo (atração, nutrição, reativação), público-alvo e verba. Validar conformidade regulatória (ANVISA/INMETRO, uso correto de termos).</w:t>
            </w:r>
          </w:p>
        </w:tc>
      </w:tr>
      <w:tr w:rsidR="0078509A" w:rsidRPr="0078509A" w14:paraId="37AB7B56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2AD8DA6F" w14:textId="77777777" w:rsidR="0078509A" w:rsidRPr="00862219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Criar estrutura</w:t>
            </w:r>
          </w:p>
        </w:tc>
        <w:tc>
          <w:tcPr>
            <w:tcW w:w="8786" w:type="dxa"/>
            <w:vAlign w:val="center"/>
            <w:hideMark/>
          </w:tcPr>
          <w:p w14:paraId="5C40A94B" w14:textId="2F141CE0" w:rsidR="0078509A" w:rsidRPr="0078509A" w:rsidRDefault="00862219" w:rsidP="00BC545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Planejar a jornada digital: Landing Page, formulário com campos mínimos, aviso de </w:t>
            </w:r>
            <w:proofErr w:type="spellStart"/>
            <w:r w:rsidRPr="00862219">
              <w:rPr>
                <w:rFonts w:ascii="Arial" w:hAnsi="Arial" w:cs="Arial"/>
                <w:sz w:val="22"/>
                <w:szCs w:val="22"/>
              </w:rPr>
              <w:t>LGPD</w:t>
            </w:r>
            <w:proofErr w:type="spellEnd"/>
            <w:r w:rsidRPr="00862219">
              <w:rPr>
                <w:rFonts w:ascii="Arial" w:hAnsi="Arial" w:cs="Arial"/>
                <w:sz w:val="22"/>
                <w:szCs w:val="22"/>
              </w:rPr>
              <w:t xml:space="preserve">, </w:t>
            </w:r>
            <w:proofErr w:type="spellStart"/>
            <w:r w:rsidRPr="00862219">
              <w:rPr>
                <w:rFonts w:ascii="Arial" w:hAnsi="Arial" w:cs="Arial"/>
                <w:sz w:val="22"/>
                <w:szCs w:val="22"/>
              </w:rPr>
              <w:t>CTAs</w:t>
            </w:r>
            <w:proofErr w:type="spellEnd"/>
            <w:r w:rsidRPr="00862219">
              <w:rPr>
                <w:rFonts w:ascii="Arial" w:hAnsi="Arial" w:cs="Arial"/>
                <w:sz w:val="22"/>
                <w:szCs w:val="22"/>
              </w:rPr>
              <w:t xml:space="preserve"> adequados (“Solicitar Avaliação Técnica”, “Solicitar Proposta Técnica”, etc.).</w:t>
            </w:r>
          </w:p>
        </w:tc>
      </w:tr>
      <w:tr w:rsidR="0078509A" w:rsidRPr="0078509A" w14:paraId="129EB601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48A76AF5" w14:textId="77777777" w:rsidR="0078509A" w:rsidRPr="00862219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Criar materiais</w:t>
            </w:r>
          </w:p>
        </w:tc>
        <w:tc>
          <w:tcPr>
            <w:tcW w:w="8786" w:type="dxa"/>
            <w:vAlign w:val="center"/>
            <w:hideMark/>
          </w:tcPr>
          <w:p w14:paraId="59BF153D" w14:textId="4D0D8C34" w:rsidR="0078509A" w:rsidRPr="0078509A" w:rsidRDefault="00862219" w:rsidP="00BC545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Produzir catálogo técnico, vídeo institucional/técnico, cards, </w:t>
            </w:r>
            <w:proofErr w:type="spellStart"/>
            <w:r w:rsidRPr="00862219">
              <w:rPr>
                <w:rFonts w:ascii="Arial" w:hAnsi="Arial" w:cs="Arial"/>
                <w:sz w:val="22"/>
                <w:szCs w:val="22"/>
              </w:rPr>
              <w:t>PDFs</w:t>
            </w:r>
            <w:proofErr w:type="spellEnd"/>
            <w:r w:rsidRPr="00862219">
              <w:rPr>
                <w:rFonts w:ascii="Arial" w:hAnsi="Arial" w:cs="Arial"/>
                <w:sz w:val="22"/>
                <w:szCs w:val="22"/>
              </w:rPr>
              <w:t>, QR Codes, textos para redes e e-mail.</w:t>
            </w:r>
          </w:p>
        </w:tc>
      </w:tr>
      <w:tr w:rsidR="00862219" w:rsidRPr="0078509A" w14:paraId="52E2DB76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4CB72AD1" w14:textId="67BBEEC9" w:rsidR="00862219" w:rsidRPr="00862219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Configurar canais</w:t>
            </w:r>
          </w:p>
        </w:tc>
        <w:tc>
          <w:tcPr>
            <w:tcW w:w="8786" w:type="dxa"/>
            <w:vAlign w:val="center"/>
          </w:tcPr>
          <w:p w14:paraId="29F26394" w14:textId="614C704D" w:rsidR="00862219" w:rsidRPr="0078509A" w:rsidRDefault="00862219" w:rsidP="00BC545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Configurar campanhas em mídias digitais (orgânicas e pagas), links UTM, integração dos formulários e canais com o CRM.</w:t>
            </w:r>
          </w:p>
        </w:tc>
      </w:tr>
      <w:tr w:rsidR="0078509A" w:rsidRPr="0078509A" w14:paraId="210284DA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6DB90CF7" w14:textId="77777777" w:rsidR="0078509A" w:rsidRPr="00862219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Durante a campanha</w:t>
            </w:r>
          </w:p>
        </w:tc>
        <w:tc>
          <w:tcPr>
            <w:tcW w:w="8786" w:type="dxa"/>
            <w:vAlign w:val="center"/>
            <w:hideMark/>
          </w:tcPr>
          <w:p w14:paraId="6F33604E" w14:textId="2CA3DB6B" w:rsidR="0078509A" w:rsidRPr="0078509A" w:rsidRDefault="00862219" w:rsidP="00BC545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Monitorar volume de leads, origem, custo por lead (quando houver mídia paga), taxa de conversão das LPs. Corrigir criativos e mensagens quando necessário.</w:t>
            </w:r>
          </w:p>
        </w:tc>
      </w:tr>
      <w:tr w:rsidR="00862219" w:rsidRPr="0078509A" w14:paraId="79C66818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</w:tcPr>
          <w:p w14:paraId="3096D2C7" w14:textId="2B017300" w:rsidR="00862219" w:rsidRPr="00862219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Entrega </w:t>
            </w:r>
            <w:r w:rsidR="00476DB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à SDR</w:t>
            </w:r>
          </w:p>
        </w:tc>
        <w:tc>
          <w:tcPr>
            <w:tcW w:w="8786" w:type="dxa"/>
            <w:vAlign w:val="center"/>
          </w:tcPr>
          <w:p w14:paraId="2520E38D" w14:textId="4B903B3A" w:rsidR="00862219" w:rsidRPr="0078509A" w:rsidRDefault="00476DB3" w:rsidP="00BC5454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As mensagens e contatos serão</w:t>
            </w:r>
            <w:r w:rsidRPr="008622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2219" w:rsidRPr="00862219">
              <w:rPr>
                <w:rFonts w:ascii="Arial" w:hAnsi="Arial" w:cs="Arial"/>
                <w:sz w:val="22"/>
                <w:szCs w:val="22"/>
              </w:rPr>
              <w:t xml:space="preserve">automaticamente </w:t>
            </w:r>
            <w:r>
              <w:rPr>
                <w:rFonts w:ascii="Arial" w:hAnsi="Arial" w:cs="Arial"/>
                <w:sz w:val="22"/>
                <w:szCs w:val="22"/>
              </w:rPr>
              <w:t>encaminhados par</w:t>
            </w:r>
            <w:r w:rsidR="00862219" w:rsidRPr="00862219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 o</w:t>
            </w:r>
            <w:r w:rsidR="00862219" w:rsidRPr="00862219">
              <w:rPr>
                <w:rFonts w:ascii="Arial" w:hAnsi="Arial" w:cs="Arial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</w:rPr>
              <w:t>SDR</w:t>
            </w:r>
            <w:r w:rsidRPr="00862219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862219" w:rsidRPr="00862219">
              <w:rPr>
                <w:rFonts w:ascii="Arial" w:hAnsi="Arial" w:cs="Arial"/>
                <w:sz w:val="22"/>
                <w:szCs w:val="22"/>
              </w:rPr>
              <w:t>via CRM, garantindo que todos os campos obrigatórios estejam preenchidos</w:t>
            </w:r>
            <w:r>
              <w:rPr>
                <w:rFonts w:ascii="Arial" w:hAnsi="Arial" w:cs="Arial"/>
                <w:sz w:val="22"/>
                <w:szCs w:val="22"/>
              </w:rPr>
              <w:t>, via automação.</w:t>
            </w:r>
          </w:p>
        </w:tc>
      </w:tr>
      <w:tr w:rsidR="0078509A" w:rsidRPr="0078509A" w14:paraId="01A968B5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78AF640D" w14:textId="3F9F3585" w:rsidR="0078509A" w:rsidRPr="0078509A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Pós-campanha</w:t>
            </w:r>
          </w:p>
        </w:tc>
        <w:tc>
          <w:tcPr>
            <w:tcW w:w="8786" w:type="dxa"/>
            <w:vAlign w:val="center"/>
            <w:hideMark/>
          </w:tcPr>
          <w:p w14:paraId="7B9E4426" w14:textId="51C85551" w:rsidR="0078509A" w:rsidRPr="0078509A" w:rsidRDefault="00862219" w:rsidP="00BC5454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Consolidar resultados (número de leads, </w:t>
            </w:r>
            <w:proofErr w:type="spellStart"/>
            <w:r w:rsidRPr="00862219">
              <w:rPr>
                <w:rFonts w:ascii="Arial" w:hAnsi="Arial" w:cs="Arial"/>
                <w:sz w:val="22"/>
                <w:szCs w:val="22"/>
              </w:rPr>
              <w:t>MQLs</w:t>
            </w:r>
            <w:proofErr w:type="spellEnd"/>
            <w:r w:rsidRPr="00862219">
              <w:rPr>
                <w:rFonts w:ascii="Arial" w:hAnsi="Arial" w:cs="Arial"/>
                <w:sz w:val="22"/>
                <w:szCs w:val="22"/>
              </w:rPr>
              <w:t xml:space="preserve"> gerados, oportunidades abertas, vendas) e registrar lições aprendidas para campanhas futuras.</w:t>
            </w:r>
          </w:p>
        </w:tc>
      </w:tr>
    </w:tbl>
    <w:p w14:paraId="4951B159" w14:textId="77777777" w:rsidR="0078509A" w:rsidRPr="009D2580" w:rsidRDefault="0078509A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24E5131F" w14:textId="7BE43370" w:rsidR="0078509A" w:rsidRPr="009D2580" w:rsidRDefault="0078509A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>Checklist – LDR (Marketing</w:t>
      </w:r>
      <w:r w:rsidR="00862219">
        <w:rPr>
          <w:rFonts w:ascii="Arial" w:hAnsi="Arial" w:cs="Arial"/>
          <w:b/>
          <w:sz w:val="22"/>
          <w:szCs w:val="22"/>
        </w:rPr>
        <w:t xml:space="preserve"> </w:t>
      </w:r>
      <w:r w:rsidR="00862219" w:rsidRPr="00862219">
        <w:rPr>
          <w:rFonts w:ascii="Arial" w:hAnsi="Arial" w:cs="Arial"/>
          <w:b/>
          <w:sz w:val="22"/>
          <w:szCs w:val="22"/>
        </w:rPr>
        <w:t xml:space="preserve">– </w:t>
      </w:r>
      <w:r w:rsidR="003D688F">
        <w:rPr>
          <w:rFonts w:ascii="Arial" w:hAnsi="Arial" w:cs="Arial"/>
          <w:b/>
          <w:sz w:val="22"/>
          <w:szCs w:val="22"/>
        </w:rPr>
        <w:t>Desenvolvimento de Lead</w:t>
      </w:r>
      <w:r w:rsidRPr="009D2580">
        <w:rPr>
          <w:rFonts w:ascii="Arial" w:hAnsi="Arial" w:cs="Arial"/>
          <w:b/>
          <w:sz w:val="22"/>
          <w:szCs w:val="22"/>
        </w:rPr>
        <w:t>)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560"/>
        <w:gridCol w:w="8644"/>
      </w:tblGrid>
      <w:tr w:rsidR="0078509A" w:rsidRPr="0078509A" w14:paraId="6EBDE82D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063907AE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Atividade</w:t>
            </w:r>
          </w:p>
        </w:tc>
        <w:tc>
          <w:tcPr>
            <w:tcW w:w="8644" w:type="dxa"/>
            <w:vAlign w:val="center"/>
            <w:hideMark/>
          </w:tcPr>
          <w:p w14:paraId="54E84C24" w14:textId="77777777" w:rsidR="0078509A" w:rsidRPr="0078509A" w:rsidRDefault="0078509A" w:rsidP="00BC545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78509A" w:rsidRPr="0078509A" w14:paraId="0E616DF4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06810428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Validar dados</w:t>
            </w:r>
          </w:p>
        </w:tc>
        <w:tc>
          <w:tcPr>
            <w:tcW w:w="8644" w:type="dxa"/>
            <w:vAlign w:val="center"/>
            <w:hideMark/>
          </w:tcPr>
          <w:p w14:paraId="1E89251C" w14:textId="717623FF" w:rsidR="0078509A" w:rsidRPr="0078509A" w:rsidRDefault="00862219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Conferir nome, cargo, CNPJ, hospital, telefone/e-mail e se o cadastro está completo no CRM.</w:t>
            </w:r>
          </w:p>
        </w:tc>
      </w:tr>
      <w:tr w:rsidR="0078509A" w:rsidRPr="0078509A" w14:paraId="5E4D0BE7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1A0C0A6B" w14:textId="77777777" w:rsidR="0078509A" w:rsidRDefault="00862219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Verificar ICP</w:t>
            </w:r>
          </w:p>
          <w:p w14:paraId="4AC3E7C1" w14:textId="1A26EEBC" w:rsidR="00616F23" w:rsidRPr="0078509A" w:rsidRDefault="00616F23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(Perfil Ideal de Cliente)</w:t>
            </w:r>
          </w:p>
        </w:tc>
        <w:tc>
          <w:tcPr>
            <w:tcW w:w="8644" w:type="dxa"/>
            <w:vAlign w:val="center"/>
            <w:hideMark/>
          </w:tcPr>
          <w:p w14:paraId="589EC734" w14:textId="6534D2BE" w:rsidR="0078509A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Confirmar se o estabelecimento está dentro do Perfil de Cliente Ideal (tipo, porte, presença de centro cirúrgico etc.).</w:t>
            </w:r>
          </w:p>
        </w:tc>
      </w:tr>
      <w:tr w:rsidR="0078509A" w:rsidRPr="0078509A" w14:paraId="7C2ECE7D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4CCE79FA" w14:textId="23CAB9E8" w:rsidR="0078509A" w:rsidRPr="0078509A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Classificar Lead</w:t>
            </w:r>
          </w:p>
        </w:tc>
        <w:tc>
          <w:tcPr>
            <w:tcW w:w="8644" w:type="dxa"/>
            <w:vAlign w:val="center"/>
            <w:hideMark/>
          </w:tcPr>
          <w:p w14:paraId="282A5C97" w14:textId="365B3D50" w:rsidR="0078509A" w:rsidRPr="0078509A" w:rsidRDefault="00862219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Classificar no CRM como: Visitante / Lead Frio / Lead Aquecido, de acordo com a origem e interesse demonstrado.</w:t>
            </w:r>
          </w:p>
        </w:tc>
      </w:tr>
      <w:tr w:rsidR="0078509A" w:rsidRPr="0078509A" w14:paraId="3AC27B74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2AB4961C" w14:textId="2E9BC138" w:rsidR="0078509A" w:rsidRPr="0078509A" w:rsidRDefault="00862219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Completar informações</w:t>
            </w:r>
          </w:p>
        </w:tc>
        <w:tc>
          <w:tcPr>
            <w:tcW w:w="8644" w:type="dxa"/>
            <w:vAlign w:val="center"/>
            <w:hideMark/>
          </w:tcPr>
          <w:p w14:paraId="6CEF7E05" w14:textId="0A13AB31" w:rsidR="00616F23" w:rsidRPr="0078509A" w:rsidRDefault="00862219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Quando necessário, enviar </w:t>
            </w:r>
            <w:proofErr w:type="spellStart"/>
            <w:r w:rsidRPr="00862219">
              <w:rPr>
                <w:rFonts w:ascii="Arial" w:hAnsi="Arial" w:cs="Arial"/>
                <w:sz w:val="22"/>
                <w:szCs w:val="22"/>
              </w:rPr>
              <w:t>mensagem</w:t>
            </w:r>
            <w:proofErr w:type="spellEnd"/>
            <w:r w:rsidRPr="00862219">
              <w:rPr>
                <w:rFonts w:ascii="Arial" w:hAnsi="Arial" w:cs="Arial"/>
                <w:sz w:val="22"/>
                <w:szCs w:val="22"/>
              </w:rPr>
              <w:t xml:space="preserve"> simples ou e-mail curto apenas para completar dados essenciais (cargo, hospital, segmento).</w:t>
            </w:r>
          </w:p>
        </w:tc>
      </w:tr>
      <w:tr w:rsidR="00364074" w:rsidRPr="0078509A" w14:paraId="19983EE2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7815D834" w14:textId="6E57AC34" w:rsidR="00DB1260" w:rsidRPr="00BC5454" w:rsidDel="00616F23" w:rsidRDefault="00DB126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C545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Importar listas</w:t>
            </w:r>
          </w:p>
        </w:tc>
        <w:tc>
          <w:tcPr>
            <w:tcW w:w="8644" w:type="dxa"/>
            <w:vAlign w:val="center"/>
          </w:tcPr>
          <w:p w14:paraId="79144497" w14:textId="26F1177A" w:rsidR="00DB1260" w:rsidRPr="00862219" w:rsidRDefault="00DB1260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EF4F7D">
              <w:rPr>
                <w:rFonts w:ascii="Arial" w:hAnsi="Arial" w:cs="Arial"/>
                <w:sz w:val="22"/>
                <w:szCs w:val="22"/>
              </w:rPr>
              <w:t xml:space="preserve">Importar listas </w:t>
            </w:r>
            <w:r>
              <w:rPr>
                <w:rFonts w:ascii="Arial" w:hAnsi="Arial" w:cs="Arial"/>
                <w:sz w:val="22"/>
                <w:szCs w:val="22"/>
              </w:rPr>
              <w:t xml:space="preserve">para o CRM </w:t>
            </w:r>
            <w:r w:rsidRPr="00EF4F7D">
              <w:rPr>
                <w:rFonts w:ascii="Arial" w:hAnsi="Arial" w:cs="Arial"/>
                <w:sz w:val="22"/>
                <w:szCs w:val="22"/>
              </w:rPr>
              <w:t>de participantes de feiras, congressos, workshops</w:t>
            </w:r>
            <w:r>
              <w:rPr>
                <w:rFonts w:ascii="Arial" w:hAnsi="Arial" w:cs="Arial"/>
                <w:sz w:val="22"/>
                <w:szCs w:val="22"/>
              </w:rPr>
              <w:t>, mineradoras de dados, seguidores de redes sociais, formulários, base de clientes, etc.</w:t>
            </w:r>
          </w:p>
        </w:tc>
      </w:tr>
      <w:tr w:rsidR="00DB1260" w:rsidRPr="0078509A" w14:paraId="325168E4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  <w:hideMark/>
          </w:tcPr>
          <w:p w14:paraId="5206F1DF" w14:textId="7C9656A1" w:rsidR="00DB1260" w:rsidRPr="0078509A" w:rsidRDefault="00DB126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Validar</w:t>
            </w: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no CRM</w:t>
            </w:r>
          </w:p>
        </w:tc>
        <w:tc>
          <w:tcPr>
            <w:tcW w:w="8644" w:type="dxa"/>
            <w:vAlign w:val="center"/>
            <w:hideMark/>
          </w:tcPr>
          <w:p w14:paraId="6F79E4F4" w14:textId="73B8FD34" w:rsidR="00DB1260" w:rsidRPr="0078509A" w:rsidRDefault="00DB126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>Garantir que o lead esteja corretamente cadastrado, segmentado (região, linha de produto, papel de compra) e com origem correta.</w:t>
            </w:r>
          </w:p>
        </w:tc>
      </w:tr>
      <w:tr w:rsidR="00DB1260" w:rsidRPr="0078509A" w14:paraId="1B6A0D04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60" w:type="dxa"/>
            <w:vAlign w:val="center"/>
          </w:tcPr>
          <w:p w14:paraId="53B9F078" w14:textId="2E8663F0" w:rsidR="00DB1260" w:rsidRPr="00862219" w:rsidRDefault="00DB126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862219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Entregar para BDR</w:t>
            </w:r>
          </w:p>
        </w:tc>
        <w:tc>
          <w:tcPr>
            <w:tcW w:w="8644" w:type="dxa"/>
            <w:vAlign w:val="center"/>
          </w:tcPr>
          <w:p w14:paraId="1F4B00CA" w14:textId="65CEB524" w:rsidR="00DB1260" w:rsidRPr="00862219" w:rsidRDefault="00DB1260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2219">
              <w:rPr>
                <w:rFonts w:ascii="Arial" w:hAnsi="Arial" w:cs="Arial"/>
                <w:sz w:val="22"/>
                <w:szCs w:val="22"/>
              </w:rPr>
              <w:t xml:space="preserve">Quando se enquadrar como MQL (perfil adequado + interesse), alterar o </w:t>
            </w:r>
            <w:r>
              <w:rPr>
                <w:rFonts w:ascii="Arial" w:hAnsi="Arial" w:cs="Arial"/>
                <w:sz w:val="22"/>
                <w:szCs w:val="22"/>
              </w:rPr>
              <w:t>responsável</w:t>
            </w:r>
            <w:r w:rsidRPr="00862219">
              <w:rPr>
                <w:rFonts w:ascii="Arial" w:hAnsi="Arial" w:cs="Arial"/>
                <w:sz w:val="22"/>
                <w:szCs w:val="22"/>
              </w:rPr>
              <w:t xml:space="preserve"> no CRM </w:t>
            </w:r>
            <w:r>
              <w:rPr>
                <w:rFonts w:ascii="Arial" w:hAnsi="Arial" w:cs="Arial"/>
                <w:sz w:val="22"/>
                <w:szCs w:val="22"/>
              </w:rPr>
              <w:t>pelo</w:t>
            </w:r>
            <w:r w:rsidRPr="00862219">
              <w:rPr>
                <w:rFonts w:ascii="Arial" w:hAnsi="Arial" w:cs="Arial"/>
                <w:sz w:val="22"/>
                <w:szCs w:val="22"/>
              </w:rPr>
              <w:t xml:space="preserve"> MQL e direcionar: Outbound → BDR.</w:t>
            </w:r>
          </w:p>
        </w:tc>
      </w:tr>
    </w:tbl>
    <w:p w14:paraId="435704E2" w14:textId="77777777" w:rsidR="005547E0" w:rsidRPr="009D2580" w:rsidRDefault="005547E0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6067DC42" w14:textId="4608083C" w:rsidR="0078509A" w:rsidRPr="009D2580" w:rsidRDefault="0078509A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>Checklist – BDR (</w:t>
      </w:r>
      <w:r w:rsidR="003D688F">
        <w:rPr>
          <w:rFonts w:ascii="Arial" w:hAnsi="Arial" w:cs="Arial"/>
          <w:b/>
          <w:sz w:val="22"/>
          <w:szCs w:val="22"/>
        </w:rPr>
        <w:t>Comercial - Pré-venda</w:t>
      </w:r>
      <w:r w:rsidR="003D688F" w:rsidRPr="009D2580">
        <w:rPr>
          <w:rFonts w:ascii="Arial" w:hAnsi="Arial" w:cs="Arial"/>
          <w:b/>
          <w:sz w:val="22"/>
          <w:szCs w:val="22"/>
        </w:rPr>
        <w:t xml:space="preserve"> </w:t>
      </w:r>
      <w:r w:rsidRPr="009D2580">
        <w:rPr>
          <w:rFonts w:ascii="Arial" w:hAnsi="Arial" w:cs="Arial"/>
          <w:b/>
          <w:sz w:val="22"/>
          <w:szCs w:val="22"/>
        </w:rPr>
        <w:t>Ativa)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2127"/>
        <w:gridCol w:w="8077"/>
      </w:tblGrid>
      <w:tr w:rsidR="0078509A" w:rsidRPr="0078509A" w14:paraId="1D78D4F5" w14:textId="77777777" w:rsidTr="00BC545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250288DA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Atividade</w:t>
            </w:r>
          </w:p>
        </w:tc>
        <w:tc>
          <w:tcPr>
            <w:tcW w:w="8077" w:type="dxa"/>
            <w:vAlign w:val="center"/>
            <w:hideMark/>
          </w:tcPr>
          <w:p w14:paraId="6D48D0A2" w14:textId="77777777" w:rsidR="0078509A" w:rsidRPr="0078509A" w:rsidRDefault="0078509A" w:rsidP="00BC545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78509A" w:rsidRPr="0078509A" w14:paraId="4C040316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3F8E8974" w14:textId="77777777" w:rsidR="0078509A" w:rsidRPr="00EF4F7D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EF4F7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Validar hospital</w:t>
            </w:r>
          </w:p>
        </w:tc>
        <w:tc>
          <w:tcPr>
            <w:tcW w:w="8077" w:type="dxa"/>
            <w:vAlign w:val="center"/>
            <w:hideMark/>
          </w:tcPr>
          <w:p w14:paraId="5A3C07CC" w14:textId="6B6A6D4B" w:rsidR="0078509A" w:rsidRPr="00EF4F7D" w:rsidRDefault="00310020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Consultar CNES, verificar se é hospital/clínica com centro cirúrgico, confirmar porte, especialidade e compatibilidade com o ICP.</w:t>
            </w:r>
          </w:p>
        </w:tc>
      </w:tr>
      <w:tr w:rsidR="0078509A" w:rsidRPr="0078509A" w14:paraId="6FC2A731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50F744FF" w14:textId="3466AE73" w:rsidR="0078509A" w:rsidRPr="00EF4F7D" w:rsidRDefault="00EF4F7D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EF4F7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Pesquisar decisores</w:t>
            </w:r>
          </w:p>
        </w:tc>
        <w:tc>
          <w:tcPr>
            <w:tcW w:w="8077" w:type="dxa"/>
            <w:vAlign w:val="center"/>
            <w:hideMark/>
          </w:tcPr>
          <w:p w14:paraId="391EDAF4" w14:textId="73D555E5" w:rsidR="0078509A" w:rsidRPr="00EF4F7D" w:rsidRDefault="0031002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Identificar e registrar no CRM contatos de engenharia clínica, compras, administração, direção e chefias de centro cirúrgico.</w:t>
            </w:r>
          </w:p>
        </w:tc>
      </w:tr>
      <w:tr w:rsidR="00EF4F7D" w:rsidRPr="0078509A" w14:paraId="4DCF76F1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2A43A042" w14:textId="3D30BDB0" w:rsidR="00EF4F7D" w:rsidRPr="00EF4F7D" w:rsidRDefault="00EF4F7D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EF4F7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Trabalhar listas</w:t>
            </w:r>
          </w:p>
        </w:tc>
        <w:tc>
          <w:tcPr>
            <w:tcW w:w="8077" w:type="dxa"/>
            <w:vAlign w:val="center"/>
          </w:tcPr>
          <w:p w14:paraId="7F67D7D1" w14:textId="550C99B2" w:rsidR="00EF4F7D" w:rsidRPr="00EF4F7D" w:rsidRDefault="00DB1260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</w:t>
            </w:r>
            <w:r w:rsidR="00EF4F7D" w:rsidRPr="00EF4F7D">
              <w:rPr>
                <w:rFonts w:ascii="Arial" w:hAnsi="Arial" w:cs="Arial"/>
                <w:sz w:val="22"/>
                <w:szCs w:val="22"/>
              </w:rPr>
              <w:t>ealizar primeira triagem</w:t>
            </w:r>
            <w:r w:rsidRPr="00310020">
              <w:rPr>
                <w:rFonts w:ascii="Arial" w:hAnsi="Arial" w:cs="Arial"/>
                <w:sz w:val="22"/>
                <w:szCs w:val="22"/>
              </w:rPr>
              <w:t xml:space="preserve"> e mapear quais se enquadram no ICP; priorizar contatos estratégicos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EF4F7D" w:rsidRPr="0078509A" w14:paraId="3FEDFE92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9BF3664" w14:textId="4A422D18" w:rsidR="00EF4F7D" w:rsidRPr="00EF4F7D" w:rsidRDefault="0031002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1002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Abrir oportunidade inicial</w:t>
            </w:r>
          </w:p>
        </w:tc>
        <w:tc>
          <w:tcPr>
            <w:tcW w:w="8077" w:type="dxa"/>
            <w:vAlign w:val="center"/>
          </w:tcPr>
          <w:p w14:paraId="579666AE" w14:textId="02A3619D" w:rsidR="00A70728" w:rsidRPr="00EF4F7D" w:rsidRDefault="0031002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Somente quando houver contexto clínico claro ou demanda potencial (não abrir oportunidade para curiosos ou contatos genéricos).</w:t>
            </w:r>
          </w:p>
        </w:tc>
      </w:tr>
      <w:tr w:rsidR="00364074" w:rsidRPr="0078509A" w14:paraId="5E97CD0B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655CB2FE" w14:textId="77777777" w:rsidR="00A70728" w:rsidRPr="00310020" w:rsidRDefault="00A70728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1002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Registrar no CRM</w:t>
            </w:r>
          </w:p>
        </w:tc>
        <w:tc>
          <w:tcPr>
            <w:tcW w:w="8077" w:type="dxa"/>
            <w:vAlign w:val="center"/>
          </w:tcPr>
          <w:p w14:paraId="304B94CA" w14:textId="77777777" w:rsidR="00A70728" w:rsidRPr="00EF4F7D" w:rsidRDefault="00A70728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Registrar origem (feira, CNES, indicação), contatos identificados, decisores mapeados, nível de interesse e breve histórico da abordagem.</w:t>
            </w:r>
          </w:p>
        </w:tc>
      </w:tr>
      <w:tr w:rsidR="0078509A" w:rsidRPr="0078509A" w14:paraId="4F89E603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222A43C7" w14:textId="3477D8FA" w:rsidR="0078509A" w:rsidRPr="00EF4F7D" w:rsidRDefault="0031002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1002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Abordagem inicial</w:t>
            </w:r>
          </w:p>
        </w:tc>
        <w:tc>
          <w:tcPr>
            <w:tcW w:w="8077" w:type="dxa"/>
            <w:vAlign w:val="center"/>
            <w:hideMark/>
          </w:tcPr>
          <w:p w14:paraId="4A76EDB4" w14:textId="5F712C83" w:rsidR="0078509A" w:rsidRPr="00EF4F7D" w:rsidRDefault="00DB126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DB1260">
              <w:rPr>
                <w:rFonts w:ascii="Arial" w:hAnsi="Arial" w:cs="Arial"/>
                <w:sz w:val="22"/>
                <w:szCs w:val="22"/>
              </w:rPr>
              <w:t>Fazer contato ativo (Cadência: Ligação/Email/Whats) com apresentação institucional e aplicar SPIN preliminar (foco em Situação e Problema).</w:t>
            </w:r>
          </w:p>
        </w:tc>
      </w:tr>
      <w:tr w:rsidR="00364074" w:rsidRPr="0078509A" w14:paraId="2511FD81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11C67E24" w14:textId="10463A2E" w:rsidR="007E2B96" w:rsidRPr="00BC5454" w:rsidRDefault="007E2B96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C545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Aplicar SPIN</w:t>
            </w:r>
          </w:p>
        </w:tc>
        <w:tc>
          <w:tcPr>
            <w:tcW w:w="8077" w:type="dxa"/>
            <w:vAlign w:val="center"/>
          </w:tcPr>
          <w:p w14:paraId="06E1F21D" w14:textId="2B0A82C7" w:rsidR="007E2B96" w:rsidRPr="00DB1260" w:rsidRDefault="00A70728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0728">
              <w:rPr>
                <w:rFonts w:ascii="Arial" w:hAnsi="Arial" w:cs="Arial"/>
                <w:sz w:val="22"/>
                <w:szCs w:val="22"/>
              </w:rPr>
              <w:t>Conduzir perguntas estruturadas (Situação, Problema, Implicação e Necessidade) e registrar o resumo no CRM.</w:t>
            </w:r>
          </w:p>
        </w:tc>
      </w:tr>
      <w:tr w:rsidR="00364074" w:rsidRPr="0078509A" w14:paraId="4149C9E7" w14:textId="77777777" w:rsidTr="00BC5454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7EFEFB1E" w14:textId="0796B4B2" w:rsidR="00A70728" w:rsidRPr="00BC5454" w:rsidRDefault="00A70728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C545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Classificar (SQL)</w:t>
            </w:r>
          </w:p>
        </w:tc>
        <w:tc>
          <w:tcPr>
            <w:tcW w:w="8077" w:type="dxa"/>
            <w:vAlign w:val="center"/>
          </w:tcPr>
          <w:p w14:paraId="16F49D78" w14:textId="504B067A" w:rsidR="00A70728" w:rsidRPr="00DB1260" w:rsidRDefault="00A70728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0728">
              <w:rPr>
                <w:rFonts w:ascii="Arial" w:hAnsi="Arial" w:cs="Arial"/>
                <w:sz w:val="22"/>
                <w:szCs w:val="22"/>
              </w:rPr>
              <w:t>Quando critérios forem atendidos (dor clara, impacto, decisores mapeados e interesse em avançar), classificar como SQL.</w:t>
            </w:r>
          </w:p>
        </w:tc>
      </w:tr>
      <w:tr w:rsidR="00364074" w:rsidRPr="0078509A" w14:paraId="14A382D6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32C70015" w14:textId="13C5782E" w:rsidR="00EF4F7D" w:rsidRPr="00EF4F7D" w:rsidRDefault="00DB126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DB126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Agendar com Closer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(Vendedor)</w:t>
            </w:r>
          </w:p>
        </w:tc>
        <w:tc>
          <w:tcPr>
            <w:tcW w:w="8077" w:type="dxa"/>
            <w:vAlign w:val="center"/>
          </w:tcPr>
          <w:p w14:paraId="175AE22C" w14:textId="19A04758" w:rsidR="00EF4F7D" w:rsidRPr="00EF4F7D" w:rsidRDefault="00A70728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70728">
              <w:rPr>
                <w:rFonts w:ascii="Arial" w:hAnsi="Arial" w:cs="Arial"/>
                <w:sz w:val="22"/>
                <w:szCs w:val="22"/>
              </w:rPr>
              <w:t>Agendar com o Vendedor/Closer enviando o resumo técnico (SPIN, aplicação clínica, cenário do hospital e urgência).</w:t>
            </w:r>
            <w:r w:rsidRPr="00A70728" w:rsidDel="00DB1260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</w:tr>
    </w:tbl>
    <w:p w14:paraId="5442E4B4" w14:textId="77777777" w:rsidR="0078509A" w:rsidRPr="009D2580" w:rsidRDefault="0078509A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124008A8" w14:textId="36FBA2C7" w:rsidR="0078509A" w:rsidRPr="009D2580" w:rsidRDefault="0078509A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>Checklist – SDR (</w:t>
      </w:r>
      <w:r w:rsidR="003D688F">
        <w:rPr>
          <w:rFonts w:ascii="Arial" w:hAnsi="Arial" w:cs="Arial"/>
          <w:b/>
          <w:sz w:val="22"/>
          <w:szCs w:val="22"/>
        </w:rPr>
        <w:t xml:space="preserve">Comercial - </w:t>
      </w:r>
      <w:r w:rsidR="00310020" w:rsidRPr="00310020">
        <w:rPr>
          <w:rFonts w:ascii="Arial" w:hAnsi="Arial" w:cs="Arial"/>
          <w:b/>
          <w:sz w:val="22"/>
          <w:szCs w:val="22"/>
        </w:rPr>
        <w:t>Pré-venda Receptiva)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980"/>
        <w:gridCol w:w="8224"/>
      </w:tblGrid>
      <w:tr w:rsidR="00944C8E" w:rsidRPr="0078509A" w14:paraId="04896E09" w14:textId="77777777" w:rsidTr="0012772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92C5B7F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Atividade</w:t>
            </w:r>
          </w:p>
        </w:tc>
        <w:tc>
          <w:tcPr>
            <w:tcW w:w="0" w:type="auto"/>
            <w:hideMark/>
          </w:tcPr>
          <w:p w14:paraId="05BED1F6" w14:textId="77777777" w:rsidR="0078509A" w:rsidRPr="0078509A" w:rsidRDefault="0078509A" w:rsidP="00BC545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BC5454" w:rsidRPr="0078509A" w14:paraId="6653E5D1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38287D24" w14:textId="466A9680" w:rsidR="00DB1260" w:rsidRPr="00BC5454" w:rsidRDefault="00DB126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C545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Triagem Receptiva</w:t>
            </w:r>
          </w:p>
        </w:tc>
        <w:tc>
          <w:tcPr>
            <w:tcW w:w="0" w:type="auto"/>
            <w:vAlign w:val="center"/>
          </w:tcPr>
          <w:p w14:paraId="0455B02A" w14:textId="44E04CCC" w:rsidR="00DB1260" w:rsidRPr="00310020" w:rsidRDefault="00944C8E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944C8E">
              <w:rPr>
                <w:rFonts w:ascii="Arial" w:hAnsi="Arial" w:cs="Arial"/>
                <w:sz w:val="22"/>
                <w:szCs w:val="22"/>
              </w:rPr>
              <w:t xml:space="preserve">Atender prontamente as chamadas telefônicas (PABX), WhatsApp Geral e E-mail Contato. Filtrar o que é </w:t>
            </w:r>
            <w:r>
              <w:rPr>
                <w:rFonts w:ascii="Arial" w:hAnsi="Arial" w:cs="Arial"/>
                <w:sz w:val="22"/>
                <w:szCs w:val="22"/>
              </w:rPr>
              <w:t xml:space="preserve">da sua competência do que é Backoffice, </w:t>
            </w:r>
            <w:r w:rsidRPr="00944C8E">
              <w:rPr>
                <w:rFonts w:ascii="Arial" w:hAnsi="Arial" w:cs="Arial"/>
                <w:sz w:val="22"/>
                <w:szCs w:val="22"/>
              </w:rPr>
              <w:t>SAC</w:t>
            </w:r>
            <w:r w:rsidR="005B31A9">
              <w:rPr>
                <w:rFonts w:ascii="Arial" w:hAnsi="Arial" w:cs="Arial"/>
                <w:sz w:val="22"/>
                <w:szCs w:val="22"/>
              </w:rPr>
              <w:t xml:space="preserve"> –</w:t>
            </w:r>
            <w:r>
              <w:rPr>
                <w:rFonts w:ascii="Arial" w:hAnsi="Arial" w:cs="Arial"/>
                <w:sz w:val="22"/>
                <w:szCs w:val="22"/>
              </w:rPr>
              <w:t xml:space="preserve"> AT</w:t>
            </w:r>
            <w:r w:rsidR="005B31A9">
              <w:rPr>
                <w:rFonts w:ascii="Arial" w:hAnsi="Arial" w:cs="Arial"/>
                <w:sz w:val="22"/>
                <w:szCs w:val="22"/>
              </w:rPr>
              <w:t>, SGQI</w:t>
            </w:r>
            <w:r>
              <w:rPr>
                <w:rFonts w:ascii="Arial" w:hAnsi="Arial" w:cs="Arial"/>
                <w:sz w:val="22"/>
                <w:szCs w:val="22"/>
              </w:rPr>
              <w:t xml:space="preserve"> ou outr</w:t>
            </w:r>
            <w:r w:rsidR="00BC5454">
              <w:rPr>
                <w:rFonts w:ascii="Arial" w:hAnsi="Arial" w:cs="Arial"/>
                <w:sz w:val="22"/>
                <w:szCs w:val="22"/>
              </w:rPr>
              <w:t>a</w:t>
            </w:r>
            <w:r>
              <w:rPr>
                <w:rFonts w:ascii="Arial" w:hAnsi="Arial" w:cs="Arial"/>
                <w:sz w:val="22"/>
                <w:szCs w:val="22"/>
              </w:rPr>
              <w:t xml:space="preserve">s </w:t>
            </w:r>
            <w:r w:rsidR="00BC5454">
              <w:rPr>
                <w:rFonts w:ascii="Arial" w:hAnsi="Arial" w:cs="Arial"/>
                <w:sz w:val="22"/>
                <w:szCs w:val="22"/>
              </w:rPr>
              <w:t>áreas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944C8E" w:rsidRPr="0078509A" w14:paraId="784F5608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74F146E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Confirmar necessidade</w:t>
            </w:r>
          </w:p>
        </w:tc>
        <w:tc>
          <w:tcPr>
            <w:tcW w:w="0" w:type="auto"/>
            <w:vAlign w:val="center"/>
            <w:hideMark/>
          </w:tcPr>
          <w:p w14:paraId="1FCF8C8A" w14:textId="6642F019" w:rsidR="0078509A" w:rsidRPr="0078509A" w:rsidRDefault="0031002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Validar a dor técnica relatada (iluminação, ergonomia, limitações da mesa, necessidade de novos equipamentos, etc.).</w:t>
            </w:r>
          </w:p>
        </w:tc>
      </w:tr>
      <w:tr w:rsidR="00944C8E" w:rsidRPr="0078509A" w14:paraId="629D71BF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A47130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Entender aplicação clínica</w:t>
            </w:r>
          </w:p>
        </w:tc>
        <w:tc>
          <w:tcPr>
            <w:tcW w:w="0" w:type="auto"/>
            <w:vAlign w:val="center"/>
            <w:hideMark/>
          </w:tcPr>
          <w:p w14:paraId="3D96F0B7" w14:textId="1BD55E17" w:rsidR="0078509A" w:rsidRPr="0078509A" w:rsidRDefault="00310020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Identificar tipo de procedimento, volume cirúrgico, especialidades envolvidas, restrições de espaço ou infraestrutura.</w:t>
            </w:r>
          </w:p>
        </w:tc>
      </w:tr>
      <w:tr w:rsidR="00944C8E" w:rsidRPr="0078509A" w14:paraId="5C177ED5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D21A159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Mapear decisores</w:t>
            </w:r>
          </w:p>
        </w:tc>
        <w:tc>
          <w:tcPr>
            <w:tcW w:w="0" w:type="auto"/>
            <w:vAlign w:val="center"/>
            <w:hideMark/>
          </w:tcPr>
          <w:p w14:paraId="1E37C1EE" w14:textId="747FADAA" w:rsidR="0078509A" w:rsidRPr="0078509A" w:rsidRDefault="0031002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Confirmar quem decide (engenharia clínica, compras, direção, corpo clínico) e registrar todos os envolvidos no CRM.</w:t>
            </w:r>
          </w:p>
        </w:tc>
      </w:tr>
      <w:tr w:rsidR="00944C8E" w:rsidRPr="0078509A" w14:paraId="39FE6CD5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C699423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Aplicar SPIN</w:t>
            </w:r>
          </w:p>
        </w:tc>
        <w:tc>
          <w:tcPr>
            <w:tcW w:w="0" w:type="auto"/>
            <w:vAlign w:val="center"/>
            <w:hideMark/>
          </w:tcPr>
          <w:p w14:paraId="4964C5A0" w14:textId="0D51087A" w:rsidR="0078509A" w:rsidRPr="0078509A" w:rsidRDefault="00310020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Conduzir perguntas estruturadas (Situação, Problema, Implicação e Necessidade) e registrar o resumo no CRM.</w:t>
            </w:r>
          </w:p>
        </w:tc>
      </w:tr>
      <w:tr w:rsidR="00944C8E" w:rsidRPr="0078509A" w14:paraId="5CE811DD" w14:textId="77777777" w:rsidTr="00BC545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0A1FBD2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Classificar</w:t>
            </w:r>
          </w:p>
        </w:tc>
        <w:tc>
          <w:tcPr>
            <w:tcW w:w="0" w:type="auto"/>
            <w:vAlign w:val="center"/>
            <w:hideMark/>
          </w:tcPr>
          <w:p w14:paraId="11469C55" w14:textId="08607B22" w:rsidR="0078509A" w:rsidRPr="0078509A" w:rsidRDefault="00310020" w:rsidP="00BC545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Quando critérios forem atendidos (dor clara, impacto, decisores mapeados e interesse em avançar), classificar como SQL.</w:t>
            </w:r>
          </w:p>
        </w:tc>
      </w:tr>
      <w:tr w:rsidR="00944C8E" w:rsidRPr="0078509A" w14:paraId="522204FD" w14:textId="77777777" w:rsidTr="00BC545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E0232D6" w14:textId="1930556E" w:rsidR="0078509A" w:rsidRPr="0078509A" w:rsidRDefault="00310020" w:rsidP="00BC545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1002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Encaminhar a Vendas</w:t>
            </w:r>
          </w:p>
        </w:tc>
        <w:tc>
          <w:tcPr>
            <w:tcW w:w="0" w:type="auto"/>
            <w:vAlign w:val="center"/>
            <w:hideMark/>
          </w:tcPr>
          <w:p w14:paraId="456516A1" w14:textId="6EA07B31" w:rsidR="0078509A" w:rsidRPr="0078509A" w:rsidRDefault="00310020" w:rsidP="00BC545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Encaminhar ao Closer</w:t>
            </w:r>
            <w:r w:rsidR="00F83061">
              <w:rPr>
                <w:rFonts w:ascii="Arial" w:hAnsi="Arial" w:cs="Arial"/>
                <w:sz w:val="22"/>
                <w:szCs w:val="22"/>
              </w:rPr>
              <w:t>/</w:t>
            </w:r>
            <w:r w:rsidR="00F83061" w:rsidRPr="00310020">
              <w:rPr>
                <w:rFonts w:ascii="Arial" w:hAnsi="Arial" w:cs="Arial"/>
                <w:sz w:val="22"/>
                <w:szCs w:val="22"/>
              </w:rPr>
              <w:t>Vendedor</w:t>
            </w:r>
            <w:r w:rsidRPr="00310020">
              <w:rPr>
                <w:rFonts w:ascii="Arial" w:hAnsi="Arial" w:cs="Arial"/>
                <w:sz w:val="22"/>
                <w:szCs w:val="22"/>
              </w:rPr>
              <w:t xml:space="preserve"> com resumo técnico (SPIN, aplicação clínica, cenário do hospital, urgência e expectativas do cliente).</w:t>
            </w:r>
          </w:p>
        </w:tc>
      </w:tr>
    </w:tbl>
    <w:p w14:paraId="2BF47682" w14:textId="77777777" w:rsidR="0078509A" w:rsidRPr="009D2580" w:rsidRDefault="0078509A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02C299E9" w14:textId="0E1A9389" w:rsidR="0078509A" w:rsidRPr="009D2580" w:rsidRDefault="0078509A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 xml:space="preserve">Checklist – </w:t>
      </w:r>
      <w:r w:rsidR="00476DB3">
        <w:rPr>
          <w:rFonts w:ascii="Arial" w:hAnsi="Arial" w:cs="Arial"/>
          <w:b/>
          <w:sz w:val="22"/>
          <w:szCs w:val="22"/>
        </w:rPr>
        <w:t xml:space="preserve">Closer </w:t>
      </w:r>
      <w:r w:rsidR="00F83061">
        <w:rPr>
          <w:rFonts w:ascii="Arial" w:hAnsi="Arial" w:cs="Arial"/>
          <w:b/>
          <w:sz w:val="22"/>
          <w:szCs w:val="22"/>
        </w:rPr>
        <w:t>(</w:t>
      </w:r>
      <w:r w:rsidR="003D688F">
        <w:rPr>
          <w:rFonts w:ascii="Arial" w:hAnsi="Arial" w:cs="Arial"/>
          <w:b/>
          <w:sz w:val="22"/>
          <w:szCs w:val="22"/>
        </w:rPr>
        <w:t xml:space="preserve">Comercial - </w:t>
      </w:r>
      <w:r w:rsidR="00476DB3">
        <w:rPr>
          <w:rFonts w:ascii="Arial" w:hAnsi="Arial" w:cs="Arial"/>
          <w:b/>
          <w:sz w:val="22"/>
          <w:szCs w:val="22"/>
        </w:rPr>
        <w:t>Vendedor</w:t>
      </w:r>
      <w:r w:rsidR="00F83061">
        <w:rPr>
          <w:rFonts w:ascii="Arial" w:hAnsi="Arial" w:cs="Arial"/>
          <w:b/>
          <w:sz w:val="22"/>
          <w:szCs w:val="22"/>
        </w:rPr>
        <w:t>)</w:t>
      </w:r>
      <w:r w:rsidR="00476DB3" w:rsidRPr="00310020">
        <w:rPr>
          <w:rFonts w:ascii="Arial" w:hAnsi="Arial" w:cs="Arial"/>
          <w:b/>
          <w:sz w:val="22"/>
          <w:szCs w:val="22"/>
        </w:rPr>
        <w:t xml:space="preserve"> </w:t>
      </w:r>
      <w:r w:rsidR="00310020" w:rsidRPr="00310020">
        <w:rPr>
          <w:rFonts w:ascii="Arial" w:hAnsi="Arial" w:cs="Arial"/>
          <w:b/>
          <w:sz w:val="22"/>
          <w:szCs w:val="22"/>
        </w:rPr>
        <w:t>/ Representan</w:t>
      </w:r>
      <w:r w:rsidR="00F83061">
        <w:rPr>
          <w:rFonts w:ascii="Arial" w:hAnsi="Arial" w:cs="Arial"/>
          <w:b/>
          <w:sz w:val="22"/>
          <w:szCs w:val="22"/>
        </w:rPr>
        <w:t>tes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647"/>
        <w:gridCol w:w="8557"/>
      </w:tblGrid>
      <w:tr w:rsidR="0078509A" w:rsidRPr="0078509A" w14:paraId="0B30D645" w14:textId="77777777" w:rsidTr="005B3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101906A2" w14:textId="77777777" w:rsidR="0078509A" w:rsidRPr="0078509A" w:rsidRDefault="0078509A" w:rsidP="00BC545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8786" w:type="dxa"/>
            <w:vAlign w:val="center"/>
            <w:hideMark/>
          </w:tcPr>
          <w:p w14:paraId="2B2024CF" w14:textId="77777777" w:rsidR="0078509A" w:rsidRPr="0078509A" w:rsidRDefault="0078509A" w:rsidP="00BC545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78509A" w:rsidRPr="0078509A" w14:paraId="22C77D03" w14:textId="77777777" w:rsidTr="005B3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6B98C9F7" w14:textId="696A3357" w:rsidR="0078509A" w:rsidRPr="0078509A" w:rsidRDefault="00310020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1002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Preparação da reunião</w:t>
            </w:r>
          </w:p>
        </w:tc>
        <w:tc>
          <w:tcPr>
            <w:tcW w:w="8786" w:type="dxa"/>
            <w:vAlign w:val="center"/>
            <w:hideMark/>
          </w:tcPr>
          <w:p w14:paraId="5F88EBB6" w14:textId="19DB3A8E" w:rsidR="0078509A" w:rsidRPr="0078509A" w:rsidRDefault="00310020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Revisar registro no CRM (SPIN, aplicação clínica, histórico de contato) antes de qualquer reunião ou contato remoto.</w:t>
            </w:r>
          </w:p>
        </w:tc>
      </w:tr>
      <w:tr w:rsidR="0078509A" w:rsidRPr="0078509A" w14:paraId="2970F91D" w14:textId="77777777" w:rsidTr="005B3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5A139209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Demonstração</w:t>
            </w:r>
          </w:p>
        </w:tc>
        <w:tc>
          <w:tcPr>
            <w:tcW w:w="8786" w:type="dxa"/>
            <w:vAlign w:val="center"/>
            <w:hideMark/>
          </w:tcPr>
          <w:p w14:paraId="3BD65B15" w14:textId="15C6941D" w:rsidR="0078509A" w:rsidRPr="0078509A" w:rsidRDefault="00310020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Quando aplicável, realizar demonstração técnica (virtual ou presencial), seguindo roteiro padronizado e limitações de propaganda de dispositivos médicos.</w:t>
            </w:r>
          </w:p>
        </w:tc>
      </w:tr>
      <w:tr w:rsidR="0078509A" w:rsidRPr="0078509A" w14:paraId="59A2FA27" w14:textId="77777777" w:rsidTr="005B3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6E11A81F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Proposta</w:t>
            </w:r>
          </w:p>
        </w:tc>
        <w:tc>
          <w:tcPr>
            <w:tcW w:w="8786" w:type="dxa"/>
            <w:vAlign w:val="center"/>
            <w:hideMark/>
          </w:tcPr>
          <w:p w14:paraId="366B9E41" w14:textId="12D39ACD" w:rsidR="0078509A" w:rsidRPr="0078509A" w:rsidRDefault="00310020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Elaborar proposta técnica detalhada (escopo, configuração, condições comerciais, prazos, responsabilidades) e registrar versão no CRM</w:t>
            </w:r>
            <w:r>
              <w:rPr>
                <w:rFonts w:ascii="Arial" w:hAnsi="Arial" w:cs="Arial"/>
                <w:sz w:val="22"/>
                <w:szCs w:val="22"/>
              </w:rPr>
              <w:t>.</w:t>
            </w:r>
          </w:p>
        </w:tc>
      </w:tr>
      <w:tr w:rsidR="0078509A" w:rsidRPr="0078509A" w14:paraId="31DD05F2" w14:textId="77777777" w:rsidTr="005B3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5C63A280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Registro</w:t>
            </w:r>
          </w:p>
        </w:tc>
        <w:tc>
          <w:tcPr>
            <w:tcW w:w="8786" w:type="dxa"/>
            <w:vAlign w:val="center"/>
            <w:hideMark/>
          </w:tcPr>
          <w:p w14:paraId="755DFDC3" w14:textId="3E80ADF0" w:rsidR="0078509A" w:rsidRPr="0078509A" w:rsidRDefault="00310020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Atualizar o CRM a cada interação (reunião, ligação, e-mail, objeções, próximos passos), mantendo o pipeline sempre atualizado.</w:t>
            </w:r>
          </w:p>
        </w:tc>
      </w:tr>
      <w:tr w:rsidR="0078509A" w:rsidRPr="0078509A" w14:paraId="505F01C7" w14:textId="77777777" w:rsidTr="005B3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0739E22B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Follow-up</w:t>
            </w:r>
          </w:p>
        </w:tc>
        <w:tc>
          <w:tcPr>
            <w:tcW w:w="8786" w:type="dxa"/>
            <w:vAlign w:val="center"/>
            <w:hideMark/>
          </w:tcPr>
          <w:p w14:paraId="52A64983" w14:textId="347C4780" w:rsidR="0078509A" w:rsidRPr="0078509A" w:rsidRDefault="00310020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Seguir cadência de follow-up prevista na Norma (prazos, quantidade de contatos, canais) respeitando o contexto do cliente.</w:t>
            </w:r>
          </w:p>
        </w:tc>
      </w:tr>
      <w:tr w:rsidR="0078509A" w:rsidRPr="0078509A" w14:paraId="5E65D166" w14:textId="77777777" w:rsidTr="005B3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8" w:type="dxa"/>
            <w:vAlign w:val="center"/>
            <w:hideMark/>
          </w:tcPr>
          <w:p w14:paraId="67D40B4E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Fechamento</w:t>
            </w:r>
          </w:p>
        </w:tc>
        <w:tc>
          <w:tcPr>
            <w:tcW w:w="8786" w:type="dxa"/>
            <w:vAlign w:val="center"/>
            <w:hideMark/>
          </w:tcPr>
          <w:p w14:paraId="4CC28B46" w14:textId="4B25A74E" w:rsidR="0078509A" w:rsidRPr="0078509A" w:rsidRDefault="00310020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Ao receber aceite formal (e-mail, ordem de compra, contrato), registrar “Fechado – Ganhou” no CRM e acionar Backoffice/Assistência Técnica conforme fluxo definido (ERP).</w:t>
            </w:r>
          </w:p>
        </w:tc>
      </w:tr>
    </w:tbl>
    <w:p w14:paraId="6D58E6D1" w14:textId="77777777" w:rsidR="0078509A" w:rsidRDefault="0078509A" w:rsidP="005D412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558A8AE7" w14:textId="2C9AACA9" w:rsidR="005E3EBB" w:rsidRPr="009D2580" w:rsidRDefault="005E3EBB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 xml:space="preserve">Checklist – </w:t>
      </w:r>
      <w:r w:rsidR="00381238">
        <w:rPr>
          <w:rFonts w:ascii="Arial" w:hAnsi="Arial" w:cs="Arial"/>
          <w:b/>
          <w:sz w:val="22"/>
          <w:szCs w:val="22"/>
        </w:rPr>
        <w:t>Licitação</w:t>
      </w:r>
      <w:r w:rsidRPr="00310020">
        <w:rPr>
          <w:rFonts w:ascii="Arial" w:hAnsi="Arial" w:cs="Arial"/>
          <w:b/>
          <w:sz w:val="22"/>
          <w:szCs w:val="22"/>
        </w:rPr>
        <w:t xml:space="preserve"> (</w:t>
      </w:r>
      <w:r w:rsidR="003D688F">
        <w:rPr>
          <w:rFonts w:ascii="Arial" w:hAnsi="Arial" w:cs="Arial"/>
          <w:b/>
          <w:sz w:val="22"/>
          <w:szCs w:val="22"/>
        </w:rPr>
        <w:t>Comercial – Venda Pública</w:t>
      </w:r>
      <w:r w:rsidRPr="00310020">
        <w:rPr>
          <w:rFonts w:ascii="Arial" w:hAnsi="Arial" w:cs="Arial"/>
          <w:b/>
          <w:sz w:val="22"/>
          <w:szCs w:val="22"/>
        </w:rPr>
        <w:t>)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2127"/>
        <w:gridCol w:w="8077"/>
      </w:tblGrid>
      <w:tr w:rsidR="005E3EBB" w:rsidRPr="0078509A" w14:paraId="47A6D776" w14:textId="77777777" w:rsidTr="005D41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3EFF9BA1" w14:textId="77777777" w:rsidR="005E3EBB" w:rsidRPr="0078509A" w:rsidRDefault="005E3EBB" w:rsidP="005B31A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8077" w:type="dxa"/>
            <w:vAlign w:val="center"/>
            <w:hideMark/>
          </w:tcPr>
          <w:p w14:paraId="6F0255EA" w14:textId="77777777" w:rsidR="005E3EBB" w:rsidRPr="0078509A" w:rsidRDefault="005E3EBB" w:rsidP="005B31A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5E3EBB" w:rsidRPr="0078509A" w14:paraId="174D220D" w14:textId="77777777" w:rsidTr="005D4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66A4A19B" w14:textId="40EBB623" w:rsidR="005E3EBB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Mapeamento</w:t>
            </w:r>
            <w:r w:rsidR="005E3EBB" w:rsidRPr="0031002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</w:p>
        </w:tc>
        <w:tc>
          <w:tcPr>
            <w:tcW w:w="8077" w:type="dxa"/>
            <w:vAlign w:val="center"/>
          </w:tcPr>
          <w:p w14:paraId="54D8AC0C" w14:textId="700846DD" w:rsidR="005E3EBB" w:rsidRPr="0078509A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Monitorar portais e convites diretos</w:t>
            </w:r>
          </w:p>
        </w:tc>
      </w:tr>
      <w:tr w:rsidR="005E3EBB" w:rsidRPr="0078509A" w14:paraId="1AD71E31" w14:textId="77777777" w:rsidTr="005D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05201076" w14:textId="406E2AF1" w:rsidR="005E3EBB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Análise</w:t>
            </w:r>
          </w:p>
        </w:tc>
        <w:tc>
          <w:tcPr>
            <w:tcW w:w="8077" w:type="dxa"/>
            <w:vAlign w:val="center"/>
          </w:tcPr>
          <w:p w14:paraId="3A243A23" w14:textId="5CEC1CB2" w:rsidR="005E3EBB" w:rsidRPr="0078509A" w:rsidRDefault="00FA462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Avaliar aderência técnica</w:t>
            </w:r>
          </w:p>
        </w:tc>
      </w:tr>
      <w:tr w:rsidR="005E3EBB" w:rsidRPr="0078509A" w14:paraId="107A4EEC" w14:textId="77777777" w:rsidTr="005D4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49AE1099" w14:textId="709EF0E9" w:rsidR="005E3EBB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Documentação</w:t>
            </w:r>
          </w:p>
        </w:tc>
        <w:tc>
          <w:tcPr>
            <w:tcW w:w="8077" w:type="dxa"/>
            <w:vAlign w:val="center"/>
          </w:tcPr>
          <w:p w14:paraId="35BF8C68" w14:textId="3D2A1E6D" w:rsidR="005E3EBB" w:rsidRPr="0078509A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Separar certificados, registros, laudos</w:t>
            </w:r>
          </w:p>
        </w:tc>
      </w:tr>
      <w:tr w:rsidR="005E3EBB" w:rsidRPr="0078509A" w14:paraId="0CCFB6A1" w14:textId="77777777" w:rsidTr="005D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3F325EBE" w14:textId="3DE2CE4C" w:rsidR="005E3EBB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Proposta</w:t>
            </w:r>
          </w:p>
        </w:tc>
        <w:tc>
          <w:tcPr>
            <w:tcW w:w="8077" w:type="dxa"/>
            <w:vAlign w:val="center"/>
          </w:tcPr>
          <w:p w14:paraId="0A6982E8" w14:textId="20BF0E78" w:rsidR="005E3EBB" w:rsidRPr="0078509A" w:rsidRDefault="00FA462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Elaborar conforme edital</w:t>
            </w:r>
          </w:p>
        </w:tc>
      </w:tr>
      <w:tr w:rsidR="005E3EBB" w:rsidRPr="0078509A" w14:paraId="4A61A192" w14:textId="77777777" w:rsidTr="005D4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179E08BF" w14:textId="3AB98CA1" w:rsidR="005E3EBB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Registro</w:t>
            </w:r>
          </w:p>
        </w:tc>
        <w:tc>
          <w:tcPr>
            <w:tcW w:w="8077" w:type="dxa"/>
            <w:vAlign w:val="center"/>
          </w:tcPr>
          <w:p w14:paraId="24C23B17" w14:textId="25CCC832" w:rsidR="005E3EBB" w:rsidRPr="0078509A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Cadastrar no CRM</w:t>
            </w:r>
          </w:p>
        </w:tc>
      </w:tr>
      <w:tr w:rsidR="005E3EBB" w:rsidRPr="0078509A" w14:paraId="5E97CE3B" w14:textId="77777777" w:rsidTr="005D41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1E802B11" w14:textId="627E173C" w:rsidR="005E3EBB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Follow-up</w:t>
            </w:r>
          </w:p>
        </w:tc>
        <w:tc>
          <w:tcPr>
            <w:tcW w:w="8077" w:type="dxa"/>
            <w:vAlign w:val="center"/>
          </w:tcPr>
          <w:p w14:paraId="3600FA87" w14:textId="24CE8F45" w:rsidR="005E3EBB" w:rsidRPr="0078509A" w:rsidRDefault="00FA462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Monitorar etapas</w:t>
            </w:r>
          </w:p>
        </w:tc>
      </w:tr>
      <w:tr w:rsidR="00FA462D" w:rsidRPr="00FA462D" w14:paraId="4FFB4C55" w14:textId="77777777" w:rsidTr="005D41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475D0987" w14:textId="2678C56D" w:rsidR="00FA462D" w:rsidRPr="00FA462D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Resultado</w:t>
            </w:r>
          </w:p>
        </w:tc>
        <w:tc>
          <w:tcPr>
            <w:tcW w:w="8077" w:type="dxa"/>
            <w:vAlign w:val="center"/>
          </w:tcPr>
          <w:p w14:paraId="5743680B" w14:textId="49888A40" w:rsidR="00FA462D" w:rsidRPr="00FA462D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Registrar ganho ou perda</w:t>
            </w:r>
          </w:p>
        </w:tc>
      </w:tr>
    </w:tbl>
    <w:p w14:paraId="58D1E271" w14:textId="77777777" w:rsidR="005E3EBB" w:rsidRDefault="005E3EBB" w:rsidP="005D412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3E024B2D" w14:textId="44DEAA95" w:rsidR="00381238" w:rsidRPr="009D2580" w:rsidRDefault="00381238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 xml:space="preserve">Checklist – </w:t>
      </w:r>
      <w:r>
        <w:rPr>
          <w:rFonts w:ascii="Arial" w:hAnsi="Arial" w:cs="Arial"/>
          <w:b/>
          <w:sz w:val="22"/>
          <w:szCs w:val="22"/>
        </w:rPr>
        <w:t>Exportação</w:t>
      </w:r>
      <w:r w:rsidRPr="00310020">
        <w:rPr>
          <w:rFonts w:ascii="Arial" w:hAnsi="Arial" w:cs="Arial"/>
          <w:b/>
          <w:sz w:val="22"/>
          <w:szCs w:val="22"/>
        </w:rPr>
        <w:t xml:space="preserve"> (</w:t>
      </w:r>
      <w:r w:rsidR="003D688F">
        <w:rPr>
          <w:rFonts w:ascii="Arial" w:hAnsi="Arial" w:cs="Arial"/>
          <w:b/>
          <w:sz w:val="22"/>
          <w:szCs w:val="22"/>
        </w:rPr>
        <w:t>Comercial - Comércio Exterior</w:t>
      </w:r>
      <w:r w:rsidRPr="00310020">
        <w:rPr>
          <w:rFonts w:ascii="Arial" w:hAnsi="Arial" w:cs="Arial"/>
          <w:b/>
          <w:sz w:val="22"/>
          <w:szCs w:val="22"/>
        </w:rPr>
        <w:t>)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2127"/>
        <w:gridCol w:w="8077"/>
      </w:tblGrid>
      <w:tr w:rsidR="00381238" w:rsidRPr="0078509A" w14:paraId="7CCA72D5" w14:textId="77777777" w:rsidTr="002839F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790ACCC5" w14:textId="77777777" w:rsidR="00381238" w:rsidRPr="0078509A" w:rsidRDefault="00381238" w:rsidP="005B31A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8077" w:type="dxa"/>
            <w:vAlign w:val="center"/>
            <w:hideMark/>
          </w:tcPr>
          <w:p w14:paraId="2E5E9016" w14:textId="77777777" w:rsidR="00381238" w:rsidRPr="0078509A" w:rsidRDefault="00381238" w:rsidP="005B31A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381238" w:rsidRPr="0078509A" w14:paraId="08D82878" w14:textId="77777777" w:rsidTr="0038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7DA44338" w14:textId="25DB0E21" w:rsidR="00381238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Diagnóstico</w:t>
            </w:r>
          </w:p>
        </w:tc>
        <w:tc>
          <w:tcPr>
            <w:tcW w:w="8077" w:type="dxa"/>
            <w:vAlign w:val="center"/>
          </w:tcPr>
          <w:p w14:paraId="21B3C6A3" w14:textId="5AD4D6FB" w:rsidR="00381238" w:rsidRPr="0078509A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Avaliar país e viabilidade</w:t>
            </w:r>
          </w:p>
        </w:tc>
      </w:tr>
      <w:tr w:rsidR="00381238" w:rsidRPr="0078509A" w14:paraId="244E92D0" w14:textId="77777777" w:rsidTr="00381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6795417C" w14:textId="10B37208" w:rsidR="00381238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Requisitos</w:t>
            </w:r>
          </w:p>
        </w:tc>
        <w:tc>
          <w:tcPr>
            <w:tcW w:w="8077" w:type="dxa"/>
            <w:vAlign w:val="center"/>
          </w:tcPr>
          <w:p w14:paraId="63FE0D3C" w14:textId="2AAF9FD0" w:rsidR="00381238" w:rsidRPr="0078509A" w:rsidRDefault="00FA462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Verificar exigências sanitárias</w:t>
            </w:r>
          </w:p>
        </w:tc>
      </w:tr>
      <w:tr w:rsidR="00381238" w:rsidRPr="0078509A" w14:paraId="26B37CD1" w14:textId="77777777" w:rsidTr="0038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7562EB22" w14:textId="36806782" w:rsidR="00381238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Logística</w:t>
            </w:r>
          </w:p>
        </w:tc>
        <w:tc>
          <w:tcPr>
            <w:tcW w:w="8077" w:type="dxa"/>
            <w:vAlign w:val="center"/>
          </w:tcPr>
          <w:p w14:paraId="6EE372AE" w14:textId="0A67EDE5" w:rsidR="00381238" w:rsidRPr="0078509A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Definir transporte</w:t>
            </w:r>
          </w:p>
        </w:tc>
      </w:tr>
      <w:tr w:rsidR="00381238" w:rsidRPr="0078509A" w14:paraId="7BEB66F0" w14:textId="77777777" w:rsidTr="00381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4EC81E4A" w14:textId="68D1B9D2" w:rsidR="00381238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Proposta</w:t>
            </w:r>
          </w:p>
        </w:tc>
        <w:tc>
          <w:tcPr>
            <w:tcW w:w="8077" w:type="dxa"/>
            <w:vAlign w:val="center"/>
          </w:tcPr>
          <w:p w14:paraId="6E3ED7D8" w14:textId="4D78A2B7" w:rsidR="00381238" w:rsidRPr="0078509A" w:rsidRDefault="00FA462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Proposta internacional</w:t>
            </w:r>
          </w:p>
        </w:tc>
      </w:tr>
      <w:tr w:rsidR="00381238" w:rsidRPr="0078509A" w14:paraId="475BF307" w14:textId="77777777" w:rsidTr="0038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10D8ED91" w14:textId="0A59602D" w:rsidR="00381238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Registro</w:t>
            </w:r>
          </w:p>
        </w:tc>
        <w:tc>
          <w:tcPr>
            <w:tcW w:w="8077" w:type="dxa"/>
            <w:vAlign w:val="center"/>
          </w:tcPr>
          <w:p w14:paraId="6D1E8833" w14:textId="080EDF47" w:rsidR="00381238" w:rsidRPr="0078509A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CRM</w:t>
            </w:r>
          </w:p>
        </w:tc>
      </w:tr>
      <w:tr w:rsidR="00381238" w:rsidRPr="0078509A" w14:paraId="7BCD1DB3" w14:textId="77777777" w:rsidTr="0038123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  <w:hideMark/>
          </w:tcPr>
          <w:p w14:paraId="2D873FF7" w14:textId="286716B2" w:rsidR="00381238" w:rsidRPr="0078509A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Follow-up</w:t>
            </w:r>
          </w:p>
        </w:tc>
        <w:tc>
          <w:tcPr>
            <w:tcW w:w="8077" w:type="dxa"/>
            <w:vAlign w:val="center"/>
          </w:tcPr>
          <w:p w14:paraId="38ADBA34" w14:textId="59DDC74B" w:rsidR="00381238" w:rsidRPr="0078509A" w:rsidRDefault="00FA462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Acompanhar</w:t>
            </w:r>
          </w:p>
        </w:tc>
      </w:tr>
      <w:tr w:rsidR="00FA462D" w:rsidRPr="0078509A" w14:paraId="0419088F" w14:textId="77777777" w:rsidTr="003812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7" w:type="dxa"/>
            <w:vAlign w:val="center"/>
          </w:tcPr>
          <w:p w14:paraId="589CEA07" w14:textId="038E917F" w:rsidR="00FA462D" w:rsidRPr="00FA462D" w:rsidRDefault="00FA462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FA462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Fechamento</w:t>
            </w:r>
          </w:p>
        </w:tc>
        <w:tc>
          <w:tcPr>
            <w:tcW w:w="8077" w:type="dxa"/>
            <w:vAlign w:val="center"/>
          </w:tcPr>
          <w:p w14:paraId="16CAFB57" w14:textId="46E7B213" w:rsidR="00FA462D" w:rsidRPr="00FA462D" w:rsidRDefault="00FA462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FA462D">
              <w:rPr>
                <w:rFonts w:ascii="Arial" w:hAnsi="Arial" w:cs="Arial"/>
                <w:sz w:val="22"/>
                <w:szCs w:val="22"/>
              </w:rPr>
              <w:t>Pedido</w:t>
            </w:r>
          </w:p>
        </w:tc>
      </w:tr>
    </w:tbl>
    <w:p w14:paraId="33296167" w14:textId="77777777" w:rsidR="005E3EBB" w:rsidRDefault="005E3EBB" w:rsidP="005D412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655050E3" w14:textId="2D42F224" w:rsidR="00BB7440" w:rsidRPr="009D2580" w:rsidRDefault="00BB7440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BB7440">
        <w:rPr>
          <w:rFonts w:ascii="Arial" w:hAnsi="Arial" w:cs="Arial"/>
          <w:b/>
          <w:sz w:val="22"/>
          <w:szCs w:val="22"/>
        </w:rPr>
        <w:t xml:space="preserve">Checklist – Backoffice </w:t>
      </w:r>
      <w:r w:rsidR="003D688F">
        <w:rPr>
          <w:rFonts w:ascii="Arial" w:hAnsi="Arial" w:cs="Arial"/>
          <w:b/>
          <w:sz w:val="22"/>
          <w:szCs w:val="22"/>
        </w:rPr>
        <w:t xml:space="preserve">(Comercial - </w:t>
      </w:r>
      <w:r w:rsidRPr="00BB7440">
        <w:rPr>
          <w:rFonts w:ascii="Arial" w:hAnsi="Arial" w:cs="Arial"/>
          <w:b/>
          <w:sz w:val="22"/>
          <w:szCs w:val="22"/>
        </w:rPr>
        <w:t>Administrativo</w:t>
      </w:r>
      <w:r w:rsidR="003D688F">
        <w:rPr>
          <w:rFonts w:ascii="Arial" w:hAnsi="Arial" w:cs="Arial"/>
          <w:b/>
          <w:sz w:val="22"/>
          <w:szCs w:val="22"/>
        </w:rPr>
        <w:t>)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2410"/>
        <w:gridCol w:w="7794"/>
      </w:tblGrid>
      <w:tr w:rsidR="00BB7440" w:rsidRPr="0078509A" w14:paraId="2CEF7F32" w14:textId="77777777" w:rsidTr="005B31A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553C08FA" w14:textId="77777777" w:rsidR="00BB7440" w:rsidRPr="0078509A" w:rsidRDefault="00BB7440" w:rsidP="005B31A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7794" w:type="dxa"/>
            <w:vAlign w:val="center"/>
            <w:hideMark/>
          </w:tcPr>
          <w:p w14:paraId="7B3149F7" w14:textId="77777777" w:rsidR="00BB7440" w:rsidRPr="0078509A" w:rsidRDefault="00BB7440" w:rsidP="005B31A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BB7440" w:rsidRPr="0078509A" w14:paraId="2C584FCD" w14:textId="77777777" w:rsidTr="005B3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7AEF5B61" w14:textId="436F22B7" w:rsidR="00BB7440" w:rsidRPr="0078509A" w:rsidRDefault="00A961DF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961DF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Conferência Administrativa</w:t>
            </w:r>
          </w:p>
        </w:tc>
        <w:tc>
          <w:tcPr>
            <w:tcW w:w="7794" w:type="dxa"/>
            <w:vAlign w:val="center"/>
          </w:tcPr>
          <w:p w14:paraId="4B919D9C" w14:textId="1993AD6F" w:rsidR="00BB7440" w:rsidRPr="0078509A" w:rsidRDefault="00A961DF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961DF">
              <w:rPr>
                <w:rFonts w:ascii="Arial" w:hAnsi="Arial" w:cs="Arial"/>
                <w:sz w:val="22"/>
                <w:szCs w:val="22"/>
              </w:rPr>
              <w:t>Receber a venda ganha do Closer. Validar se o contrato está assinado, se os documentos do cliente (CNPJ, Inscrição Estadual) estão legíveis e se os dados de faturamento conferem com a proposta.</w:t>
            </w:r>
          </w:p>
        </w:tc>
      </w:tr>
      <w:tr w:rsidR="00A961DF" w:rsidRPr="0078509A" w14:paraId="4B5E4A93" w14:textId="77777777" w:rsidTr="005B3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38C4C9FB" w14:textId="54A91F82" w:rsidR="00A961DF" w:rsidRPr="00867FC8" w:rsidRDefault="00565185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Conferência</w:t>
            </w:r>
            <w:r w:rsidR="00A961DF" w:rsidRPr="00565185">
              <w:rPr>
                <w:rFonts w:ascii="Arial" w:hAnsi="Arial" w:cs="Arial"/>
                <w:sz w:val="22"/>
                <w:szCs w:val="22"/>
              </w:rPr>
              <w:t xml:space="preserve"> de Crédito</w:t>
            </w:r>
          </w:p>
        </w:tc>
        <w:tc>
          <w:tcPr>
            <w:tcW w:w="7794" w:type="dxa"/>
            <w:vAlign w:val="center"/>
          </w:tcPr>
          <w:p w14:paraId="70857820" w14:textId="63C5983E" w:rsidR="00A961DF" w:rsidRDefault="00565185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65185">
              <w:rPr>
                <w:rFonts w:ascii="Arial" w:hAnsi="Arial" w:cs="Arial"/>
                <w:sz w:val="22"/>
                <w:szCs w:val="22"/>
              </w:rPr>
              <w:t xml:space="preserve">Solicitar análise ao Financeiro. </w:t>
            </w:r>
            <w:r w:rsidRPr="00867FC8">
              <w:rPr>
                <w:rFonts w:ascii="Arial" w:hAnsi="Arial" w:cs="Arial"/>
                <w:sz w:val="22"/>
                <w:szCs w:val="22"/>
              </w:rPr>
              <w:t>Se aprovado</w:t>
            </w:r>
            <w:r w:rsidRPr="00565185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Pr="00565185">
              <w:rPr>
                <w:rFonts w:ascii="Arial" w:hAnsi="Arial" w:cs="Arial"/>
                <w:sz w:val="22"/>
                <w:szCs w:val="22"/>
              </w:rPr>
              <w:t xml:space="preserve"> seguir fluxo. </w:t>
            </w:r>
            <w:r w:rsidRPr="00867FC8">
              <w:rPr>
                <w:rFonts w:ascii="Arial" w:hAnsi="Arial" w:cs="Arial"/>
                <w:sz w:val="22"/>
                <w:szCs w:val="22"/>
              </w:rPr>
              <w:t>Se reprovado</w:t>
            </w:r>
            <w:r w:rsidRPr="00565185">
              <w:rPr>
                <w:rFonts w:ascii="Arial" w:hAnsi="Arial" w:cs="Arial"/>
                <w:b/>
                <w:bCs/>
                <w:sz w:val="22"/>
                <w:szCs w:val="22"/>
              </w:rPr>
              <w:t>:</w:t>
            </w:r>
            <w:r w:rsidRPr="00565185">
              <w:rPr>
                <w:rFonts w:ascii="Arial" w:hAnsi="Arial" w:cs="Arial"/>
                <w:sz w:val="22"/>
                <w:szCs w:val="22"/>
              </w:rPr>
              <w:t xml:space="preserve"> criar tarefa urgente para o Closer renegociar com o cliente (não entrar em contato direto com o cliente para negar crédito).</w:t>
            </w:r>
          </w:p>
        </w:tc>
      </w:tr>
      <w:tr w:rsidR="00BB7440" w:rsidRPr="0078509A" w14:paraId="0E81466A" w14:textId="77777777" w:rsidTr="005B3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52FA350D" w14:textId="517144D4" w:rsidR="00BB7440" w:rsidRPr="0078509A" w:rsidRDefault="00565185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6518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Validação Técnica (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Formulário de Medidas</w:t>
            </w:r>
            <w:r w:rsidRPr="00565185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)</w:t>
            </w:r>
          </w:p>
        </w:tc>
        <w:tc>
          <w:tcPr>
            <w:tcW w:w="7794" w:type="dxa"/>
            <w:vAlign w:val="center"/>
          </w:tcPr>
          <w:p w14:paraId="63D21BCC" w14:textId="016A5A20" w:rsidR="00BB7440" w:rsidRPr="0078509A" w:rsidRDefault="00565185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867FC8">
              <w:rPr>
                <w:rFonts w:ascii="Arial" w:hAnsi="Arial" w:cs="Arial"/>
                <w:sz w:val="22"/>
                <w:szCs w:val="22"/>
              </w:rPr>
              <w:t>Obrigatório antes do ERP:</w:t>
            </w:r>
            <w:r w:rsidRPr="00565185">
              <w:rPr>
                <w:rFonts w:ascii="Arial" w:hAnsi="Arial" w:cs="Arial"/>
                <w:sz w:val="22"/>
                <w:szCs w:val="22"/>
              </w:rPr>
              <w:t xml:space="preserve"> Enviar formulário de pré-instalação ou contatar Engenharia Clínica do cliente. Validar infraestrutura (medidas de sala, suporte de teto, voltagem, portas de acesso) para garantir</w:t>
            </w:r>
            <w:r w:rsidR="00A22B5D">
              <w:rPr>
                <w:rFonts w:ascii="Arial" w:hAnsi="Arial" w:cs="Arial"/>
                <w:sz w:val="22"/>
                <w:szCs w:val="22"/>
              </w:rPr>
              <w:t xml:space="preserve"> conformidade</w:t>
            </w:r>
            <w:r w:rsidRPr="00565185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A22B5D">
              <w:rPr>
                <w:rFonts w:ascii="Arial" w:hAnsi="Arial" w:cs="Arial"/>
                <w:sz w:val="22"/>
                <w:szCs w:val="22"/>
              </w:rPr>
              <w:t>no pedido fechado.</w:t>
            </w:r>
          </w:p>
        </w:tc>
      </w:tr>
      <w:tr w:rsidR="00BB7440" w:rsidRPr="0078509A" w14:paraId="07A62960" w14:textId="77777777" w:rsidTr="005B3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  <w:hideMark/>
          </w:tcPr>
          <w:p w14:paraId="10771A2A" w14:textId="681040AF" w:rsidR="00BB7440" w:rsidRPr="0078509A" w:rsidRDefault="00A22B5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22B5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Lançamento ERP (Protheus)</w:t>
            </w:r>
          </w:p>
        </w:tc>
        <w:tc>
          <w:tcPr>
            <w:tcW w:w="7794" w:type="dxa"/>
            <w:vAlign w:val="center"/>
          </w:tcPr>
          <w:p w14:paraId="443385F0" w14:textId="528E6938" w:rsidR="00BB7440" w:rsidRPr="0078509A" w:rsidRDefault="00A22B5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2B5D">
              <w:rPr>
                <w:rFonts w:ascii="Arial" w:hAnsi="Arial" w:cs="Arial"/>
                <w:sz w:val="22"/>
                <w:szCs w:val="22"/>
              </w:rPr>
              <w:t>Com Crédito aprovado e Técnica validada: Digitar o Pedido de Venda oficial no Sistema Protheus, garantindo a tributação e códigos corretos. Informar o número do pedido no CRM.</w:t>
            </w:r>
          </w:p>
        </w:tc>
      </w:tr>
      <w:tr w:rsidR="00364074" w:rsidRPr="0078509A" w14:paraId="0E1955FC" w14:textId="77777777" w:rsidTr="005B31A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69410073" w14:textId="3C676103" w:rsidR="00F83061" w:rsidRPr="00364074" w:rsidRDefault="00A22B5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A22B5D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Faturamento e Logística</w:t>
            </w:r>
          </w:p>
        </w:tc>
        <w:tc>
          <w:tcPr>
            <w:tcW w:w="7794" w:type="dxa"/>
            <w:vAlign w:val="center"/>
          </w:tcPr>
          <w:p w14:paraId="7DBB1B75" w14:textId="6501777F" w:rsidR="00F83061" w:rsidRPr="00BB7440" w:rsidRDefault="00A22B5D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2B5D">
              <w:rPr>
                <w:rFonts w:ascii="Arial" w:hAnsi="Arial" w:cs="Arial"/>
                <w:sz w:val="22"/>
                <w:szCs w:val="22"/>
              </w:rPr>
              <w:t>Acompanhar a emissão da Nota Fiscal e o despacho da transportadora. Anexar XML/DANFE no card do CRM para consulta do Vendedor.</w:t>
            </w:r>
          </w:p>
        </w:tc>
      </w:tr>
      <w:tr w:rsidR="00F83061" w:rsidRPr="0078509A" w14:paraId="46469A11" w14:textId="77777777" w:rsidTr="005B31A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0" w:type="dxa"/>
            <w:vAlign w:val="center"/>
          </w:tcPr>
          <w:p w14:paraId="2C995993" w14:textId="045220F3" w:rsidR="00F83061" w:rsidRPr="0078509A" w:rsidRDefault="00A22B5D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Follow-up de entrega</w:t>
            </w:r>
          </w:p>
        </w:tc>
        <w:tc>
          <w:tcPr>
            <w:tcW w:w="7794" w:type="dxa"/>
            <w:vAlign w:val="center"/>
          </w:tcPr>
          <w:p w14:paraId="120E3652" w14:textId="5DC6CDA3" w:rsidR="00F83061" w:rsidRPr="0078509A" w:rsidRDefault="00A22B5D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A22B5D">
              <w:rPr>
                <w:rFonts w:ascii="Arial" w:hAnsi="Arial" w:cs="Arial"/>
                <w:sz w:val="22"/>
                <w:szCs w:val="22"/>
              </w:rPr>
              <w:t>Confirmar a entrega física no cliente e mover o card para a fase fina</w:t>
            </w:r>
            <w:r>
              <w:rPr>
                <w:rFonts w:ascii="Arial" w:hAnsi="Arial" w:cs="Arial"/>
                <w:sz w:val="22"/>
                <w:szCs w:val="22"/>
              </w:rPr>
              <w:t>l.</w:t>
            </w:r>
          </w:p>
        </w:tc>
      </w:tr>
    </w:tbl>
    <w:p w14:paraId="3768794D" w14:textId="77777777" w:rsidR="00381238" w:rsidRPr="00127721" w:rsidRDefault="00381238" w:rsidP="005D412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179EBC6" w14:textId="3F9F16CE" w:rsidR="0078509A" w:rsidRPr="009D2580" w:rsidRDefault="0078509A" w:rsidP="005D412D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9D2580">
        <w:rPr>
          <w:rFonts w:ascii="Arial" w:hAnsi="Arial" w:cs="Arial"/>
          <w:b/>
          <w:sz w:val="22"/>
          <w:szCs w:val="22"/>
        </w:rPr>
        <w:t xml:space="preserve">Checklist – </w:t>
      </w:r>
      <w:r w:rsidR="00310020" w:rsidRPr="00310020">
        <w:rPr>
          <w:rFonts w:ascii="Arial" w:hAnsi="Arial" w:cs="Arial"/>
          <w:b/>
          <w:sz w:val="22"/>
          <w:szCs w:val="22"/>
        </w:rPr>
        <w:t>Assistência Técnica / Instalação / Pós-venda</w:t>
      </w:r>
      <w:r w:rsidRPr="009D2580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Style w:val="TabeladeGrade2-nfase3"/>
        <w:tblW w:w="0" w:type="auto"/>
        <w:tblLook w:val="04A0" w:firstRow="1" w:lastRow="0" w:firstColumn="1" w:lastColumn="0" w:noHBand="0" w:noVBand="1"/>
      </w:tblPr>
      <w:tblGrid>
        <w:gridCol w:w="1985"/>
        <w:gridCol w:w="8219"/>
      </w:tblGrid>
      <w:tr w:rsidR="0078509A" w:rsidRPr="0078509A" w14:paraId="3303AE52" w14:textId="77777777" w:rsidTr="00B0323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1EF77625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8219" w:type="dxa"/>
            <w:vAlign w:val="center"/>
            <w:hideMark/>
          </w:tcPr>
          <w:p w14:paraId="167C20D1" w14:textId="77777777" w:rsidR="0078509A" w:rsidRPr="0078509A" w:rsidRDefault="0078509A" w:rsidP="005B31A9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509A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78509A" w:rsidRPr="0078509A" w14:paraId="5ED636BD" w14:textId="77777777" w:rsidTr="00B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2F4342B4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Pré-instalação</w:t>
            </w:r>
          </w:p>
        </w:tc>
        <w:tc>
          <w:tcPr>
            <w:tcW w:w="8219" w:type="dxa"/>
            <w:vAlign w:val="center"/>
            <w:hideMark/>
          </w:tcPr>
          <w:p w14:paraId="4262AEBC" w14:textId="55534D32" w:rsidR="0078509A" w:rsidRPr="0078509A" w:rsidRDefault="00310020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Validar infraestrutura do local (pontos elétricos, suporte de teto, espaço físico, acessos), junto à engenharia clínica ou responsável técnico.</w:t>
            </w:r>
          </w:p>
        </w:tc>
      </w:tr>
      <w:tr w:rsidR="005E3EBB" w:rsidRPr="0078509A" w14:paraId="3A31BBB0" w14:textId="77777777" w:rsidTr="00B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</w:tcPr>
          <w:p w14:paraId="6F289D42" w14:textId="6E932847" w:rsidR="005E3EBB" w:rsidRPr="005E3EBB" w:rsidRDefault="005E3EBB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5E3EBB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Planejamento</w:t>
            </w:r>
          </w:p>
        </w:tc>
        <w:tc>
          <w:tcPr>
            <w:tcW w:w="8219" w:type="dxa"/>
            <w:vAlign w:val="center"/>
          </w:tcPr>
          <w:p w14:paraId="0425D38F" w14:textId="53C4C68A" w:rsidR="005E3EBB" w:rsidRPr="00310020" w:rsidRDefault="005E3EBB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10020">
              <w:rPr>
                <w:rFonts w:ascii="Arial" w:hAnsi="Arial" w:cs="Arial"/>
                <w:sz w:val="22"/>
                <w:szCs w:val="22"/>
              </w:rPr>
              <w:t>Confirmar cronograma com o hospital, alinhar recursos necessários (equipe, ferramentas, insumos) e atualizar status no sistema/CRM.</w:t>
            </w:r>
          </w:p>
        </w:tc>
      </w:tr>
      <w:tr w:rsidR="0078509A" w:rsidRPr="0078509A" w14:paraId="56BA31AF" w14:textId="77777777" w:rsidTr="00B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5AFEE5B2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Instalação</w:t>
            </w:r>
          </w:p>
        </w:tc>
        <w:tc>
          <w:tcPr>
            <w:tcW w:w="8219" w:type="dxa"/>
            <w:vAlign w:val="center"/>
            <w:hideMark/>
          </w:tcPr>
          <w:p w14:paraId="7FBED339" w14:textId="36D6E70E" w:rsidR="0078509A" w:rsidRPr="0078509A" w:rsidRDefault="005E3EBB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Executar instalação conforme Instruções de Trabalho (IT) e requisitos de segurança, registrando fotos e evidências.</w:t>
            </w:r>
          </w:p>
        </w:tc>
      </w:tr>
      <w:tr w:rsidR="0078509A" w:rsidRPr="0078509A" w14:paraId="03F44C8C" w14:textId="77777777" w:rsidTr="00B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4010E9B4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Termo de entrega</w:t>
            </w:r>
          </w:p>
        </w:tc>
        <w:tc>
          <w:tcPr>
            <w:tcW w:w="8219" w:type="dxa"/>
            <w:vAlign w:val="center"/>
            <w:hideMark/>
          </w:tcPr>
          <w:p w14:paraId="63E28424" w14:textId="2EFDC356" w:rsidR="0078509A" w:rsidRPr="0078509A" w:rsidRDefault="005E3EBB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Emitir e colher assinatura dos formulários aplicáveis (FO), termos de entrega técnica, treinamentos realizados e responsáveis presentes.</w:t>
            </w:r>
          </w:p>
        </w:tc>
      </w:tr>
      <w:tr w:rsidR="0078509A" w:rsidRPr="0078509A" w14:paraId="155DF78A" w14:textId="77777777" w:rsidTr="00B0323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4E2946D0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Rastreabilidade</w:t>
            </w:r>
          </w:p>
        </w:tc>
        <w:tc>
          <w:tcPr>
            <w:tcW w:w="8219" w:type="dxa"/>
            <w:vAlign w:val="center"/>
            <w:hideMark/>
          </w:tcPr>
          <w:p w14:paraId="208E7CFF" w14:textId="7F0AE0BB" w:rsidR="0078509A" w:rsidRPr="0078509A" w:rsidRDefault="005E3EBB" w:rsidP="005B31A9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Registrar em sistema: número de série, lote, local de instalação, data, responsável técnico e demais dados obrigatórios de rastreabilidade.</w:t>
            </w:r>
          </w:p>
        </w:tc>
      </w:tr>
      <w:tr w:rsidR="0078509A" w:rsidRPr="0078509A" w14:paraId="1DDAA606" w14:textId="77777777" w:rsidTr="00B0323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vAlign w:val="center"/>
            <w:hideMark/>
          </w:tcPr>
          <w:p w14:paraId="50EE25C0" w14:textId="77777777" w:rsidR="0078509A" w:rsidRPr="0078509A" w:rsidRDefault="0078509A" w:rsidP="005B31A9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509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Pós-instalação</w:t>
            </w:r>
          </w:p>
        </w:tc>
        <w:tc>
          <w:tcPr>
            <w:tcW w:w="8219" w:type="dxa"/>
            <w:vAlign w:val="center"/>
            <w:hideMark/>
          </w:tcPr>
          <w:p w14:paraId="5B2B0E91" w14:textId="2921F06D" w:rsidR="0078509A" w:rsidRPr="0078509A" w:rsidRDefault="005E3EBB" w:rsidP="005B31A9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Após D+30, aplicar NPS e/ou pesquisa de satisfação, registrar resultados e encaminhar eventuais oportunidades de melhoria ou expansão para Comercial e Marketing.</w:t>
            </w:r>
          </w:p>
        </w:tc>
      </w:tr>
    </w:tbl>
    <w:p w14:paraId="364D4C82" w14:textId="77777777" w:rsidR="00867FC8" w:rsidRPr="00867FC8" w:rsidRDefault="00867FC8" w:rsidP="00867FC8">
      <w:pPr>
        <w:spacing w:line="360" w:lineRule="auto"/>
        <w:rPr>
          <w:rFonts w:ascii="Arial" w:hAnsi="Arial" w:cs="Arial"/>
          <w:b/>
          <w:sz w:val="22"/>
          <w:szCs w:val="22"/>
        </w:rPr>
        <w:sectPr w:rsidR="00867FC8" w:rsidRPr="00867FC8" w:rsidSect="00695CE6">
          <w:headerReference w:type="default" r:id="rId8"/>
          <w:footerReference w:type="default" r:id="rId9"/>
          <w:pgSz w:w="11906" w:h="16838"/>
          <w:pgMar w:top="1134" w:right="851" w:bottom="1134" w:left="851" w:header="283" w:footer="283" w:gutter="0"/>
          <w:cols w:space="708"/>
          <w:docGrid w:linePitch="360"/>
        </w:sectPr>
      </w:pPr>
    </w:p>
    <w:p w14:paraId="52ED2DB7" w14:textId="5E2E0508" w:rsidR="00226D28" w:rsidRDefault="00677EE6" w:rsidP="00226D28">
      <w:pPr>
        <w:pStyle w:val="PargrafodaLista"/>
        <w:numPr>
          <w:ilvl w:val="1"/>
          <w:numId w:val="28"/>
        </w:numPr>
        <w:spacing w:line="360" w:lineRule="auto"/>
        <w:ind w:left="641" w:hanging="357"/>
        <w:rPr>
          <w:rFonts w:ascii="Arial" w:hAnsi="Arial" w:cs="Arial"/>
          <w:b/>
          <w:sz w:val="22"/>
          <w:szCs w:val="22"/>
        </w:rPr>
      </w:pPr>
      <w:r w:rsidRPr="0058344F">
        <w:rPr>
          <w:rFonts w:ascii="Arial" w:hAnsi="Arial" w:cs="Arial"/>
          <w:b/>
          <w:sz w:val="22"/>
          <w:szCs w:val="22"/>
        </w:rPr>
        <w:lastRenderedPageBreak/>
        <w:t xml:space="preserve">Quadro </w:t>
      </w:r>
      <w:r>
        <w:rPr>
          <w:rFonts w:ascii="Arial" w:hAnsi="Arial" w:cs="Arial"/>
          <w:b/>
          <w:sz w:val="22"/>
          <w:szCs w:val="22"/>
        </w:rPr>
        <w:t>d</w:t>
      </w:r>
      <w:r w:rsidRPr="0058344F">
        <w:rPr>
          <w:rFonts w:ascii="Arial" w:hAnsi="Arial" w:cs="Arial"/>
          <w:b/>
          <w:sz w:val="22"/>
          <w:szCs w:val="22"/>
        </w:rPr>
        <w:t>o Pipeline</w:t>
      </w:r>
      <w:r w:rsidR="00F5584C">
        <w:rPr>
          <w:rFonts w:ascii="Arial" w:hAnsi="Arial" w:cs="Arial"/>
          <w:b/>
          <w:sz w:val="22"/>
          <w:szCs w:val="22"/>
        </w:rPr>
        <w:t xml:space="preserve"> - </w:t>
      </w:r>
      <w:r w:rsidR="00F5584C" w:rsidRPr="00F5584C">
        <w:rPr>
          <w:rFonts w:ascii="Arial" w:hAnsi="Arial" w:cs="Arial"/>
          <w:b/>
          <w:sz w:val="22"/>
          <w:szCs w:val="22"/>
        </w:rPr>
        <w:t>Fluxo de Negociação</w:t>
      </w:r>
      <w:ins w:id="10" w:author="Gisele Fontoura  - Manager Grupo" w:date="2026-02-07T17:10:00Z" w16du:dateUtc="2026-02-07T20:10:00Z">
        <w:r w:rsidR="00F64A94">
          <w:rPr>
            <w:rFonts w:ascii="Arial" w:hAnsi="Arial" w:cs="Arial"/>
            <w:b/>
            <w:sz w:val="22"/>
            <w:szCs w:val="22"/>
          </w:rPr>
          <w:t xml:space="preserve"> – Jornada do Cliente </w:t>
        </w:r>
      </w:ins>
    </w:p>
    <w:p w14:paraId="26DA01AB" w14:textId="51385AED" w:rsidR="00226D28" w:rsidRPr="00867FC8" w:rsidRDefault="00226D28" w:rsidP="00867FC8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867FC8">
        <w:rPr>
          <w:rFonts w:ascii="Arial" w:hAnsi="Arial" w:cs="Arial"/>
          <w:b/>
          <w:sz w:val="22"/>
          <w:szCs w:val="22"/>
        </w:rPr>
        <w:t xml:space="preserve">FUNIL DE TRIAGEM </w:t>
      </w:r>
      <w:r>
        <w:rPr>
          <w:rFonts w:ascii="Arial" w:hAnsi="Arial" w:cs="Arial"/>
          <w:b/>
          <w:sz w:val="22"/>
          <w:szCs w:val="22"/>
        </w:rPr>
        <w:t xml:space="preserve">– </w:t>
      </w:r>
      <w:r w:rsidRPr="00867FC8">
        <w:rPr>
          <w:rFonts w:ascii="Arial" w:hAnsi="Arial" w:cs="Arial"/>
          <w:b/>
          <w:sz w:val="22"/>
          <w:szCs w:val="22"/>
        </w:rPr>
        <w:t>LEADS</w:t>
      </w:r>
      <w:r>
        <w:rPr>
          <w:rFonts w:ascii="Arial" w:hAnsi="Arial" w:cs="Arial"/>
          <w:b/>
          <w:sz w:val="22"/>
          <w:szCs w:val="22"/>
        </w:rPr>
        <w:t xml:space="preserve"> (MARKETING/LDR)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648"/>
        <w:gridCol w:w="756"/>
        <w:gridCol w:w="1574"/>
        <w:gridCol w:w="2306"/>
        <w:gridCol w:w="3203"/>
        <w:gridCol w:w="2042"/>
        <w:gridCol w:w="2149"/>
        <w:gridCol w:w="1882"/>
      </w:tblGrid>
      <w:tr w:rsidR="00226D28" w:rsidRPr="00672093" w14:paraId="2F2E1B43" w14:textId="77777777" w:rsidTr="00867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extDirection w:val="btLr"/>
            <w:vAlign w:val="center"/>
            <w:hideMark/>
          </w:tcPr>
          <w:p w14:paraId="40030A54" w14:textId="77777777" w:rsidR="00226D28" w:rsidRPr="0067209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ETAPA</w:t>
            </w:r>
          </w:p>
        </w:tc>
        <w:tc>
          <w:tcPr>
            <w:tcW w:w="0" w:type="dxa"/>
            <w:vAlign w:val="center"/>
            <w:hideMark/>
          </w:tcPr>
          <w:p w14:paraId="4FB02097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32DF2629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35C7BC8D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4A9935E7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GATILHOS DE ENTRADA</w:t>
            </w:r>
          </w:p>
        </w:tc>
        <w:tc>
          <w:tcPr>
            <w:tcW w:w="0" w:type="auto"/>
            <w:vAlign w:val="center"/>
            <w:hideMark/>
          </w:tcPr>
          <w:p w14:paraId="72B5C019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SAÍDA / CRITÉRIO DE AVANÇO</w:t>
            </w:r>
          </w:p>
        </w:tc>
        <w:tc>
          <w:tcPr>
            <w:tcW w:w="0" w:type="auto"/>
            <w:vAlign w:val="center"/>
            <w:hideMark/>
          </w:tcPr>
          <w:p w14:paraId="41976F7A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CRITÉRIOS DE RETORNO/ REPROVAÇÃO</w:t>
            </w:r>
          </w:p>
        </w:tc>
        <w:tc>
          <w:tcPr>
            <w:tcW w:w="0" w:type="auto"/>
            <w:vAlign w:val="center"/>
            <w:hideMark/>
          </w:tcPr>
          <w:p w14:paraId="699C607A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REGISTROS OBRIGATÓRIOS</w:t>
            </w:r>
          </w:p>
        </w:tc>
      </w:tr>
      <w:tr w:rsidR="00226D28" w:rsidRPr="00672093" w14:paraId="47E6ADFD" w14:textId="77777777" w:rsidTr="00867FC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extDirection w:val="btLr"/>
            <w:vAlign w:val="center"/>
            <w:hideMark/>
          </w:tcPr>
          <w:p w14:paraId="16D8A53F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0</w:t>
            </w:r>
          </w:p>
          <w:p w14:paraId="10481571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(</w:t>
            </w:r>
            <w:proofErr w:type="spellStart"/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Pré</w:t>
            </w:r>
            <w:proofErr w:type="spellEnd"/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venda) </w:t>
            </w:r>
          </w:p>
        </w:tc>
        <w:tc>
          <w:tcPr>
            <w:tcW w:w="0" w:type="dxa"/>
            <w:vAlign w:val="center"/>
            <w:hideMark/>
          </w:tcPr>
          <w:p w14:paraId="386B4254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Lead Bruto</w:t>
            </w:r>
          </w:p>
        </w:tc>
        <w:tc>
          <w:tcPr>
            <w:tcW w:w="0" w:type="auto"/>
            <w:vAlign w:val="center"/>
            <w:hideMark/>
          </w:tcPr>
          <w:p w14:paraId="05DC65CA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Capturar contato</w:t>
            </w:r>
          </w:p>
          <w:p w14:paraId="73399E9E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  <w:p w14:paraId="048701FF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Importação / Base Externa</w:t>
            </w:r>
          </w:p>
        </w:tc>
        <w:tc>
          <w:tcPr>
            <w:tcW w:w="0" w:type="auto"/>
            <w:vAlign w:val="center"/>
            <w:hideMark/>
          </w:tcPr>
          <w:p w14:paraId="4A644B02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Marketing / LDR / BDR (prospecção ativa)</w:t>
            </w:r>
          </w:p>
        </w:tc>
        <w:tc>
          <w:tcPr>
            <w:tcW w:w="0" w:type="auto"/>
            <w:vAlign w:val="center"/>
            <w:hideMark/>
          </w:tcPr>
          <w:p w14:paraId="049E6E7C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Formulário, WhatsApp, Representante, Feiras, listas externas ou CNES trabalhadas pelo BDR.</w:t>
            </w:r>
          </w:p>
        </w:tc>
        <w:tc>
          <w:tcPr>
            <w:tcW w:w="0" w:type="auto"/>
            <w:vAlign w:val="center"/>
            <w:hideMark/>
          </w:tcPr>
          <w:p w14:paraId="4D014DF5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Dados mínimos confirmados</w:t>
            </w:r>
          </w:p>
        </w:tc>
        <w:tc>
          <w:tcPr>
            <w:tcW w:w="0" w:type="auto"/>
            <w:vAlign w:val="center"/>
            <w:hideMark/>
          </w:tcPr>
          <w:p w14:paraId="461891B6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Dados inexistentes → Nutrição</w:t>
            </w:r>
          </w:p>
        </w:tc>
        <w:tc>
          <w:tcPr>
            <w:tcW w:w="0" w:type="auto"/>
            <w:vAlign w:val="center"/>
            <w:hideMark/>
          </w:tcPr>
          <w:p w14:paraId="379AC790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Registro inicial no CRM</w:t>
            </w:r>
          </w:p>
        </w:tc>
      </w:tr>
      <w:tr w:rsidR="00226D28" w:rsidRPr="00672093" w14:paraId="5179097A" w14:textId="77777777" w:rsidTr="00867FC8">
        <w:trPr>
          <w:cantSplit/>
          <w:trHeight w:val="1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dxa"/>
            <w:textDirection w:val="btLr"/>
            <w:vAlign w:val="center"/>
            <w:hideMark/>
          </w:tcPr>
          <w:p w14:paraId="77AD921B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</w:t>
            </w:r>
          </w:p>
          <w:p w14:paraId="58CB15C9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(</w:t>
            </w:r>
            <w:proofErr w:type="spellStart"/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Pré</w:t>
            </w:r>
            <w:proofErr w:type="spellEnd"/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 xml:space="preserve"> venda)</w:t>
            </w:r>
          </w:p>
        </w:tc>
        <w:tc>
          <w:tcPr>
            <w:tcW w:w="0" w:type="dxa"/>
            <w:vAlign w:val="center"/>
            <w:hideMark/>
          </w:tcPr>
          <w:p w14:paraId="020FA327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MQL</w:t>
            </w:r>
          </w:p>
        </w:tc>
        <w:tc>
          <w:tcPr>
            <w:tcW w:w="0" w:type="auto"/>
            <w:vAlign w:val="center"/>
            <w:hideMark/>
          </w:tcPr>
          <w:p w14:paraId="2CF2CE8F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Pré-qualificação</w:t>
            </w:r>
          </w:p>
        </w:tc>
        <w:tc>
          <w:tcPr>
            <w:tcW w:w="0" w:type="auto"/>
            <w:vAlign w:val="center"/>
            <w:hideMark/>
          </w:tcPr>
          <w:p w14:paraId="79EB110D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LDR (Desenvolvimento de Lead)</w:t>
            </w:r>
          </w:p>
        </w:tc>
        <w:tc>
          <w:tcPr>
            <w:tcW w:w="0" w:type="auto"/>
            <w:vAlign w:val="center"/>
            <w:hideMark/>
          </w:tcPr>
          <w:p w14:paraId="49FA0D0B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Lead bruto validado</w:t>
            </w:r>
          </w:p>
        </w:tc>
        <w:tc>
          <w:tcPr>
            <w:tcW w:w="0" w:type="auto"/>
            <w:vAlign w:val="center"/>
            <w:hideMark/>
          </w:tcPr>
          <w:p w14:paraId="18D33970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Lead com dados mínimos + pertencente ao ICP.</w:t>
            </w:r>
          </w:p>
        </w:tc>
        <w:tc>
          <w:tcPr>
            <w:tcW w:w="0" w:type="auto"/>
            <w:vAlign w:val="center"/>
            <w:hideMark/>
          </w:tcPr>
          <w:p w14:paraId="7A4F3A60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Fora do ICP, duplicidade, informação inválida.</w:t>
            </w:r>
          </w:p>
        </w:tc>
        <w:tc>
          <w:tcPr>
            <w:tcW w:w="0" w:type="auto"/>
            <w:vAlign w:val="center"/>
            <w:hideMark/>
          </w:tcPr>
          <w:p w14:paraId="4C7F7A06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Ficha de MQL no CRM</w:t>
            </w:r>
          </w:p>
        </w:tc>
      </w:tr>
    </w:tbl>
    <w:p w14:paraId="5C48400F" w14:textId="77777777" w:rsidR="00226D28" w:rsidRPr="00867FC8" w:rsidRDefault="00226D28" w:rsidP="00867FC8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2EB6B44A" w14:textId="7A7031AE" w:rsidR="00226D28" w:rsidRPr="00226D28" w:rsidRDefault="00226D28" w:rsidP="00867FC8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867FC8">
        <w:rPr>
          <w:rFonts w:ascii="Arial" w:hAnsi="Arial" w:cs="Arial"/>
          <w:b/>
          <w:sz w:val="22"/>
          <w:szCs w:val="22"/>
        </w:rPr>
        <w:t>FUNIL DE PRÉ-VENDAS (SDR/BDR)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46"/>
        <w:gridCol w:w="1429"/>
        <w:gridCol w:w="1720"/>
        <w:gridCol w:w="2099"/>
        <w:gridCol w:w="2397"/>
        <w:gridCol w:w="1608"/>
        <w:gridCol w:w="2417"/>
        <w:gridCol w:w="2044"/>
      </w:tblGrid>
      <w:tr w:rsidR="00226D28" w:rsidRPr="00672093" w14:paraId="2CFDFEC2" w14:textId="77777777" w:rsidTr="00867FC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extDirection w:val="btLr"/>
            <w:vAlign w:val="center"/>
            <w:hideMark/>
          </w:tcPr>
          <w:p w14:paraId="15C9F121" w14:textId="77777777" w:rsidR="00226D28" w:rsidRPr="0067209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ETAPA</w:t>
            </w:r>
          </w:p>
        </w:tc>
        <w:tc>
          <w:tcPr>
            <w:tcW w:w="0" w:type="dxa"/>
            <w:vAlign w:val="center"/>
            <w:hideMark/>
          </w:tcPr>
          <w:p w14:paraId="7F344724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139A2D36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1CC53148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540067A1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GATILHOS DE ENTRADA</w:t>
            </w:r>
          </w:p>
        </w:tc>
        <w:tc>
          <w:tcPr>
            <w:tcW w:w="0" w:type="auto"/>
            <w:vAlign w:val="center"/>
            <w:hideMark/>
          </w:tcPr>
          <w:p w14:paraId="2E94687A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SAÍDA / CRITÉRIO DE AVANÇO</w:t>
            </w:r>
          </w:p>
        </w:tc>
        <w:tc>
          <w:tcPr>
            <w:tcW w:w="0" w:type="auto"/>
            <w:vAlign w:val="center"/>
            <w:hideMark/>
          </w:tcPr>
          <w:p w14:paraId="0E78D3C2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CRITÉRIOS DE RETORNO/ REPROVAÇÃO</w:t>
            </w:r>
          </w:p>
        </w:tc>
        <w:tc>
          <w:tcPr>
            <w:tcW w:w="0" w:type="auto"/>
            <w:vAlign w:val="center"/>
            <w:hideMark/>
          </w:tcPr>
          <w:p w14:paraId="4C607F3C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REGISTROS OBRIGATÓRIOS</w:t>
            </w:r>
          </w:p>
        </w:tc>
      </w:tr>
      <w:tr w:rsidR="00226D28" w:rsidRPr="00672093" w14:paraId="110BAD87" w14:textId="77777777" w:rsidTr="00867FC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extDirection w:val="btLr"/>
            <w:vAlign w:val="center"/>
            <w:hideMark/>
          </w:tcPr>
          <w:p w14:paraId="19B38ED9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2</w:t>
            </w:r>
          </w:p>
          <w:p w14:paraId="187BED2E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(</w:t>
            </w:r>
            <w:proofErr w:type="spellStart"/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Pré</w:t>
            </w:r>
            <w:proofErr w:type="spellEnd"/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venda)</w:t>
            </w:r>
          </w:p>
        </w:tc>
        <w:tc>
          <w:tcPr>
            <w:tcW w:w="0" w:type="dxa"/>
            <w:vAlign w:val="center"/>
            <w:hideMark/>
          </w:tcPr>
          <w:p w14:paraId="6546C916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SQL</w:t>
            </w:r>
          </w:p>
        </w:tc>
        <w:tc>
          <w:tcPr>
            <w:tcW w:w="0" w:type="auto"/>
            <w:vAlign w:val="center"/>
            <w:hideMark/>
          </w:tcPr>
          <w:p w14:paraId="679D46DA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Qualificação de vendas</w:t>
            </w:r>
          </w:p>
        </w:tc>
        <w:tc>
          <w:tcPr>
            <w:tcW w:w="0" w:type="auto"/>
            <w:vAlign w:val="center"/>
            <w:hideMark/>
          </w:tcPr>
          <w:p w14:paraId="17B40EB0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SDR / BDR (Comercial ativo e passivo)</w:t>
            </w:r>
          </w:p>
        </w:tc>
        <w:tc>
          <w:tcPr>
            <w:tcW w:w="0" w:type="auto"/>
            <w:vAlign w:val="center"/>
            <w:hideMark/>
          </w:tcPr>
          <w:p w14:paraId="71A42238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Lead MQL vindo do LDR, Marketing ou receptivo de forma orgânica</w:t>
            </w:r>
          </w:p>
          <w:p w14:paraId="40C1A598" w14:textId="77777777" w:rsidR="00226D28" w:rsidRPr="00672093" w:rsidRDefault="00226D28" w:rsidP="00170F5D">
            <w:pPr>
              <w:suppressAutoHyphens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0" w:type="auto"/>
            <w:vAlign w:val="center"/>
            <w:hideMark/>
          </w:tcPr>
          <w:p w14:paraId="5FFA9DBF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Dor + impacto + decisor mapeado</w:t>
            </w:r>
          </w:p>
        </w:tc>
        <w:tc>
          <w:tcPr>
            <w:tcW w:w="0" w:type="auto"/>
            <w:vAlign w:val="center"/>
            <w:hideMark/>
          </w:tcPr>
          <w:p w14:paraId="2C8286F3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Lead curioso, sem dor real → Nutrição</w:t>
            </w:r>
          </w:p>
        </w:tc>
        <w:tc>
          <w:tcPr>
            <w:tcW w:w="0" w:type="auto"/>
            <w:vAlign w:val="center"/>
            <w:hideMark/>
          </w:tcPr>
          <w:p w14:paraId="267FD499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Registro SPIN no CRM</w:t>
            </w:r>
          </w:p>
        </w:tc>
      </w:tr>
      <w:tr w:rsidR="00226D28" w:rsidRPr="00672093" w14:paraId="332487D2" w14:textId="77777777" w:rsidTr="00867FC8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7" w:type="dxa"/>
            <w:textDirection w:val="btLr"/>
            <w:vAlign w:val="center"/>
            <w:hideMark/>
          </w:tcPr>
          <w:p w14:paraId="080CD383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sz w:val="14"/>
                <w:szCs w:val="14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3</w:t>
            </w:r>
          </w:p>
          <w:p w14:paraId="6F1AF64B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4"/>
                <w:szCs w:val="14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(</w:t>
            </w:r>
            <w:proofErr w:type="spellStart"/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>Pré</w:t>
            </w:r>
            <w:proofErr w:type="spellEnd"/>
            <w:r w:rsidRPr="00010953">
              <w:rPr>
                <w:rFonts w:ascii="Arial" w:hAnsi="Arial" w:cs="Arial"/>
                <w:b w:val="0"/>
                <w:bCs w:val="0"/>
                <w:sz w:val="14"/>
                <w:szCs w:val="14"/>
              </w:rPr>
              <w:t xml:space="preserve"> venda)</w:t>
            </w:r>
          </w:p>
        </w:tc>
        <w:tc>
          <w:tcPr>
            <w:tcW w:w="0" w:type="dxa"/>
            <w:vAlign w:val="center"/>
            <w:hideMark/>
          </w:tcPr>
          <w:p w14:paraId="786793CD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Oportunidade Aberta</w:t>
            </w:r>
          </w:p>
        </w:tc>
        <w:tc>
          <w:tcPr>
            <w:tcW w:w="0" w:type="auto"/>
            <w:vAlign w:val="center"/>
            <w:hideMark/>
          </w:tcPr>
          <w:p w14:paraId="389E29B7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Abertura formal da negociação</w:t>
            </w:r>
          </w:p>
        </w:tc>
        <w:tc>
          <w:tcPr>
            <w:tcW w:w="0" w:type="auto"/>
            <w:vAlign w:val="center"/>
            <w:hideMark/>
          </w:tcPr>
          <w:p w14:paraId="26B33044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SDR / BDR (Comercial ativo e passivo)</w:t>
            </w:r>
          </w:p>
        </w:tc>
        <w:tc>
          <w:tcPr>
            <w:tcW w:w="0" w:type="auto"/>
            <w:vAlign w:val="center"/>
            <w:hideMark/>
          </w:tcPr>
          <w:p w14:paraId="434F71ED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SQL validado.</w:t>
            </w:r>
          </w:p>
        </w:tc>
        <w:tc>
          <w:tcPr>
            <w:tcW w:w="0" w:type="auto"/>
            <w:vAlign w:val="center"/>
            <w:hideMark/>
          </w:tcPr>
          <w:p w14:paraId="59D2670A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Escolha do fluxo (4A ou 4B)</w:t>
            </w:r>
          </w:p>
        </w:tc>
        <w:tc>
          <w:tcPr>
            <w:tcW w:w="0" w:type="auto"/>
            <w:vAlign w:val="center"/>
            <w:hideMark/>
          </w:tcPr>
          <w:p w14:paraId="77C7D195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Falta de decisor ou ausência de dor técnica → Nutrição.</w:t>
            </w:r>
          </w:p>
        </w:tc>
        <w:tc>
          <w:tcPr>
            <w:tcW w:w="0" w:type="auto"/>
            <w:vAlign w:val="center"/>
            <w:hideMark/>
          </w:tcPr>
          <w:p w14:paraId="47C030FF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Abertura da Oportunidade no CRM</w:t>
            </w:r>
          </w:p>
        </w:tc>
      </w:tr>
    </w:tbl>
    <w:p w14:paraId="0C84FA20" w14:textId="2A0BACAF" w:rsidR="00226D28" w:rsidRPr="00867FC8" w:rsidRDefault="00226D28" w:rsidP="00867FC8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  <w:b/>
          <w:sz w:val="22"/>
          <w:szCs w:val="22"/>
        </w:rPr>
      </w:pPr>
      <w:r w:rsidRPr="00867FC8">
        <w:rPr>
          <w:rFonts w:ascii="Arial" w:hAnsi="Arial" w:cs="Arial"/>
          <w:b/>
          <w:sz w:val="22"/>
          <w:szCs w:val="22"/>
        </w:rPr>
        <w:lastRenderedPageBreak/>
        <w:t>FUNIL DE VENDAS (CLOSER)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46"/>
        <w:gridCol w:w="1964"/>
        <w:gridCol w:w="1982"/>
        <w:gridCol w:w="2188"/>
        <w:gridCol w:w="1663"/>
        <w:gridCol w:w="1727"/>
        <w:gridCol w:w="2143"/>
        <w:gridCol w:w="2047"/>
      </w:tblGrid>
      <w:tr w:rsidR="00672093" w:rsidRPr="00672093" w14:paraId="7FEACDBE" w14:textId="77777777" w:rsidTr="0001095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622B10F4" w14:textId="77777777" w:rsidR="0058344F" w:rsidRPr="00672093" w:rsidRDefault="0058344F" w:rsidP="00672093">
            <w:pPr>
              <w:suppressAutoHyphens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ETAPA</w:t>
            </w:r>
          </w:p>
        </w:tc>
        <w:tc>
          <w:tcPr>
            <w:tcW w:w="1964" w:type="dxa"/>
            <w:vAlign w:val="center"/>
            <w:hideMark/>
          </w:tcPr>
          <w:p w14:paraId="293639BB" w14:textId="77777777" w:rsidR="0058344F" w:rsidRPr="00672093" w:rsidRDefault="0058344F" w:rsidP="00672093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205193A7" w14:textId="77777777" w:rsidR="0058344F" w:rsidRPr="00672093" w:rsidRDefault="0058344F" w:rsidP="00672093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749A238A" w14:textId="77777777" w:rsidR="0058344F" w:rsidRPr="00672093" w:rsidRDefault="0058344F" w:rsidP="00672093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585255F9" w14:textId="77777777" w:rsidR="0058344F" w:rsidRPr="00672093" w:rsidRDefault="0058344F" w:rsidP="00672093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GATILHOS DE ENTRADA</w:t>
            </w:r>
          </w:p>
        </w:tc>
        <w:tc>
          <w:tcPr>
            <w:tcW w:w="0" w:type="auto"/>
            <w:vAlign w:val="center"/>
            <w:hideMark/>
          </w:tcPr>
          <w:p w14:paraId="69B92093" w14:textId="77777777" w:rsidR="0058344F" w:rsidRPr="00672093" w:rsidRDefault="0058344F" w:rsidP="00672093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SAÍDA / CRITÉRIO DE AVANÇO</w:t>
            </w:r>
          </w:p>
        </w:tc>
        <w:tc>
          <w:tcPr>
            <w:tcW w:w="0" w:type="auto"/>
            <w:vAlign w:val="center"/>
            <w:hideMark/>
          </w:tcPr>
          <w:p w14:paraId="7E238F8D" w14:textId="525626D6" w:rsidR="0058344F" w:rsidRPr="00672093" w:rsidRDefault="0058344F" w:rsidP="00672093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CRITÉRIOS DE RETORNO/ REPROVAÇÃO</w:t>
            </w:r>
          </w:p>
        </w:tc>
        <w:tc>
          <w:tcPr>
            <w:tcW w:w="0" w:type="auto"/>
            <w:vAlign w:val="center"/>
            <w:hideMark/>
          </w:tcPr>
          <w:p w14:paraId="3547007F" w14:textId="77777777" w:rsidR="0058344F" w:rsidRPr="00672093" w:rsidRDefault="0058344F" w:rsidP="00672093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REGISTROS OBRIGATÓRIOS</w:t>
            </w:r>
          </w:p>
        </w:tc>
      </w:tr>
      <w:tr w:rsidR="00672093" w:rsidRPr="00672093" w14:paraId="5A4EA678" w14:textId="77777777" w:rsidTr="00010953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7788BD94" w14:textId="63E82339" w:rsidR="0058344F" w:rsidRPr="00010953" w:rsidRDefault="0058344F" w:rsidP="00672093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  <w:t>4A (opcional)</w:t>
            </w:r>
          </w:p>
        </w:tc>
        <w:tc>
          <w:tcPr>
            <w:tcW w:w="1964" w:type="dxa"/>
            <w:vAlign w:val="center"/>
            <w:hideMark/>
          </w:tcPr>
          <w:p w14:paraId="53DDDE63" w14:textId="0E7EA484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Reunião Técnica Presencial/</w:t>
            </w:r>
            <w:r w:rsidR="0001095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Online</w:t>
            </w:r>
          </w:p>
        </w:tc>
        <w:tc>
          <w:tcPr>
            <w:tcW w:w="0" w:type="auto"/>
            <w:vAlign w:val="center"/>
            <w:hideMark/>
          </w:tcPr>
          <w:p w14:paraId="01A94D1E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Levantamento clínico-operacional</w:t>
            </w:r>
          </w:p>
        </w:tc>
        <w:tc>
          <w:tcPr>
            <w:tcW w:w="0" w:type="auto"/>
            <w:vAlign w:val="center"/>
            <w:hideMark/>
          </w:tcPr>
          <w:p w14:paraId="57002082" w14:textId="795AA9DF" w:rsidR="0058344F" w:rsidRPr="00672093" w:rsidRDefault="00664BB1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Closer (Vendas) </w:t>
            </w:r>
            <w:r w:rsidR="0058344F"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/ Representante</w:t>
            </w:r>
          </w:p>
        </w:tc>
        <w:tc>
          <w:tcPr>
            <w:tcW w:w="0" w:type="auto"/>
            <w:vAlign w:val="center"/>
            <w:hideMark/>
          </w:tcPr>
          <w:p w14:paraId="3AEC064D" w14:textId="290D4AAA" w:rsidR="0058344F" w:rsidRPr="00672093" w:rsidRDefault="00377AE5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Em caso complexo ou c</w:t>
            </w:r>
            <w:r w:rsidR="0058344F"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liente solicita</w:t>
            </w:r>
          </w:p>
        </w:tc>
        <w:tc>
          <w:tcPr>
            <w:tcW w:w="0" w:type="auto"/>
            <w:vAlign w:val="center"/>
            <w:hideMark/>
          </w:tcPr>
          <w:p w14:paraId="0BBA8C92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Dados técnicos completos para proposta</w:t>
            </w:r>
          </w:p>
        </w:tc>
        <w:tc>
          <w:tcPr>
            <w:tcW w:w="0" w:type="auto"/>
            <w:vAlign w:val="center"/>
            <w:hideMark/>
          </w:tcPr>
          <w:p w14:paraId="0EAF734A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Cliente não permite reunião ou não comparece</w:t>
            </w:r>
          </w:p>
        </w:tc>
        <w:tc>
          <w:tcPr>
            <w:tcW w:w="0" w:type="auto"/>
            <w:vAlign w:val="center"/>
            <w:hideMark/>
          </w:tcPr>
          <w:p w14:paraId="7BE6A4D6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Formulário de Levantamento Técnico</w:t>
            </w:r>
          </w:p>
        </w:tc>
      </w:tr>
      <w:tr w:rsidR="00672093" w:rsidRPr="00672093" w14:paraId="7A3C428B" w14:textId="77777777" w:rsidTr="00010953">
        <w:trPr>
          <w:cantSplit/>
          <w:trHeight w:val="123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165525D5" w14:textId="77777777" w:rsidR="0058344F" w:rsidRPr="00010953" w:rsidRDefault="0058344F" w:rsidP="00672093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i/>
                <w:iCs/>
                <w:sz w:val="18"/>
                <w:szCs w:val="18"/>
              </w:rPr>
              <w:t>4B (alternativa)</w:t>
            </w:r>
          </w:p>
        </w:tc>
        <w:tc>
          <w:tcPr>
            <w:tcW w:w="1964" w:type="dxa"/>
            <w:vAlign w:val="center"/>
            <w:hideMark/>
          </w:tcPr>
          <w:p w14:paraId="5B9926DB" w14:textId="362A43FA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Venda Remota (Telefone/</w:t>
            </w:r>
            <w:r w:rsidR="00010953">
              <w:rPr>
                <w:rFonts w:ascii="Arial" w:hAnsi="Arial" w:cs="Arial"/>
                <w:i/>
                <w:iCs/>
                <w:sz w:val="20"/>
                <w:szCs w:val="20"/>
              </w:rPr>
              <w:t xml:space="preserve"> </w:t>
            </w: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WhatsApp)</w:t>
            </w:r>
          </w:p>
        </w:tc>
        <w:tc>
          <w:tcPr>
            <w:tcW w:w="0" w:type="auto"/>
            <w:vAlign w:val="center"/>
            <w:hideMark/>
          </w:tcPr>
          <w:p w14:paraId="1D748E88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Coletar dados essenciais para proposta</w:t>
            </w:r>
          </w:p>
        </w:tc>
        <w:tc>
          <w:tcPr>
            <w:tcW w:w="0" w:type="auto"/>
            <w:vAlign w:val="center"/>
            <w:hideMark/>
          </w:tcPr>
          <w:p w14:paraId="1B8CAB42" w14:textId="7DF62F39" w:rsidR="0058344F" w:rsidRPr="00672093" w:rsidRDefault="00664BB1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Closer (Vendas)</w:t>
            </w:r>
          </w:p>
        </w:tc>
        <w:tc>
          <w:tcPr>
            <w:tcW w:w="0" w:type="auto"/>
            <w:vAlign w:val="center"/>
            <w:hideMark/>
          </w:tcPr>
          <w:p w14:paraId="7E92D120" w14:textId="687EAB3F" w:rsidR="0058344F" w:rsidRPr="00672093" w:rsidRDefault="00377AE5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Padrão sistêmico</w:t>
            </w:r>
          </w:p>
        </w:tc>
        <w:tc>
          <w:tcPr>
            <w:tcW w:w="0" w:type="auto"/>
            <w:vAlign w:val="center"/>
            <w:hideMark/>
          </w:tcPr>
          <w:p w14:paraId="616DA3C5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Dados básicos para proposta</w:t>
            </w:r>
          </w:p>
        </w:tc>
        <w:tc>
          <w:tcPr>
            <w:tcW w:w="0" w:type="auto"/>
            <w:vAlign w:val="center"/>
            <w:hideMark/>
          </w:tcPr>
          <w:p w14:paraId="4630B32E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Dados incompletos / falta de aplicação clínica</w:t>
            </w:r>
          </w:p>
        </w:tc>
        <w:tc>
          <w:tcPr>
            <w:tcW w:w="0" w:type="auto"/>
            <w:vAlign w:val="center"/>
            <w:hideMark/>
          </w:tcPr>
          <w:p w14:paraId="5556B3CA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i/>
                <w:iCs/>
                <w:sz w:val="20"/>
                <w:szCs w:val="20"/>
              </w:rPr>
            </w:pPr>
            <w:r w:rsidRPr="00672093">
              <w:rPr>
                <w:rFonts w:ascii="Arial" w:hAnsi="Arial" w:cs="Arial"/>
                <w:i/>
                <w:iCs/>
                <w:sz w:val="20"/>
                <w:szCs w:val="20"/>
              </w:rPr>
              <w:t>Registro de interação remota</w:t>
            </w:r>
          </w:p>
        </w:tc>
      </w:tr>
      <w:tr w:rsidR="00672093" w:rsidRPr="00672093" w14:paraId="0202995D" w14:textId="77777777" w:rsidTr="00010953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74D1B97E" w14:textId="77777777" w:rsidR="0058344F" w:rsidRPr="00010953" w:rsidRDefault="0058344F" w:rsidP="00672093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5</w:t>
            </w:r>
          </w:p>
        </w:tc>
        <w:tc>
          <w:tcPr>
            <w:tcW w:w="1964" w:type="dxa"/>
            <w:vAlign w:val="center"/>
            <w:hideMark/>
          </w:tcPr>
          <w:p w14:paraId="2CC5FF4D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Proposta Emitida</w:t>
            </w:r>
          </w:p>
        </w:tc>
        <w:tc>
          <w:tcPr>
            <w:tcW w:w="0" w:type="auto"/>
            <w:vAlign w:val="center"/>
            <w:hideMark/>
          </w:tcPr>
          <w:p w14:paraId="42DFEF6F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Envio da proposta oficial</w:t>
            </w:r>
          </w:p>
        </w:tc>
        <w:tc>
          <w:tcPr>
            <w:tcW w:w="0" w:type="auto"/>
            <w:vAlign w:val="center"/>
            <w:hideMark/>
          </w:tcPr>
          <w:p w14:paraId="23F15396" w14:textId="5E7C6E5F" w:rsidR="0058344F" w:rsidRPr="00672093" w:rsidRDefault="00377AE5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Closer (Vendas) / BackOffice (Administrativo)</w:t>
            </w:r>
          </w:p>
        </w:tc>
        <w:tc>
          <w:tcPr>
            <w:tcW w:w="0" w:type="auto"/>
            <w:vAlign w:val="center"/>
            <w:hideMark/>
          </w:tcPr>
          <w:p w14:paraId="7C20684C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Dados completos (via 4A ou 4B)</w:t>
            </w:r>
          </w:p>
        </w:tc>
        <w:tc>
          <w:tcPr>
            <w:tcW w:w="0" w:type="auto"/>
            <w:vAlign w:val="center"/>
            <w:hideMark/>
          </w:tcPr>
          <w:p w14:paraId="024E1E67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Proposta enviada ao cliente</w:t>
            </w:r>
          </w:p>
        </w:tc>
        <w:tc>
          <w:tcPr>
            <w:tcW w:w="0" w:type="auto"/>
            <w:vAlign w:val="center"/>
            <w:hideMark/>
          </w:tcPr>
          <w:p w14:paraId="09F11363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para de responder por 30 dias</w:t>
            </w:r>
          </w:p>
        </w:tc>
        <w:tc>
          <w:tcPr>
            <w:tcW w:w="0" w:type="auto"/>
            <w:vAlign w:val="center"/>
            <w:hideMark/>
          </w:tcPr>
          <w:p w14:paraId="008178C4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Proposta, versão, data e anexo</w:t>
            </w:r>
          </w:p>
        </w:tc>
      </w:tr>
      <w:tr w:rsidR="00672093" w:rsidRPr="00672093" w14:paraId="5F1CF0B1" w14:textId="77777777" w:rsidTr="00010953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38C248C6" w14:textId="77777777" w:rsidR="0058344F" w:rsidRPr="00010953" w:rsidRDefault="0058344F" w:rsidP="00672093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6</w:t>
            </w:r>
          </w:p>
        </w:tc>
        <w:tc>
          <w:tcPr>
            <w:tcW w:w="1964" w:type="dxa"/>
            <w:vAlign w:val="center"/>
            <w:hideMark/>
          </w:tcPr>
          <w:p w14:paraId="106EB704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Negociação</w:t>
            </w:r>
          </w:p>
        </w:tc>
        <w:tc>
          <w:tcPr>
            <w:tcW w:w="0" w:type="auto"/>
            <w:vAlign w:val="center"/>
            <w:hideMark/>
          </w:tcPr>
          <w:p w14:paraId="026FBD4B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Ajustes comerciais e técnicos</w:t>
            </w:r>
          </w:p>
        </w:tc>
        <w:tc>
          <w:tcPr>
            <w:tcW w:w="0" w:type="auto"/>
            <w:vAlign w:val="center"/>
            <w:hideMark/>
          </w:tcPr>
          <w:p w14:paraId="13BD9980" w14:textId="66A30E39" w:rsidR="0058344F" w:rsidRPr="00672093" w:rsidRDefault="00377AE5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Closer (Vendas)</w:t>
            </w:r>
          </w:p>
        </w:tc>
        <w:tc>
          <w:tcPr>
            <w:tcW w:w="0" w:type="auto"/>
            <w:vAlign w:val="center"/>
            <w:hideMark/>
          </w:tcPr>
          <w:p w14:paraId="6BB68044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retorna à proposta</w:t>
            </w:r>
          </w:p>
        </w:tc>
        <w:tc>
          <w:tcPr>
            <w:tcW w:w="0" w:type="auto"/>
            <w:vAlign w:val="center"/>
            <w:hideMark/>
          </w:tcPr>
          <w:p w14:paraId="5363AD75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sinaliza decisão</w:t>
            </w:r>
          </w:p>
        </w:tc>
        <w:tc>
          <w:tcPr>
            <w:tcW w:w="0" w:type="auto"/>
            <w:vAlign w:val="center"/>
            <w:hideMark/>
          </w:tcPr>
          <w:p w14:paraId="32024BFA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não responde → Aguardando</w:t>
            </w:r>
          </w:p>
        </w:tc>
        <w:tc>
          <w:tcPr>
            <w:tcW w:w="0" w:type="auto"/>
            <w:vAlign w:val="center"/>
            <w:hideMark/>
          </w:tcPr>
          <w:p w14:paraId="1D2993EF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Histórico de respostas e ajustes</w:t>
            </w:r>
          </w:p>
        </w:tc>
      </w:tr>
      <w:tr w:rsidR="00672093" w:rsidRPr="00672093" w14:paraId="4D94E074" w14:textId="77777777" w:rsidTr="00010953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744AB155" w14:textId="77777777" w:rsidR="0058344F" w:rsidRPr="00010953" w:rsidRDefault="0058344F" w:rsidP="00672093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7</w:t>
            </w:r>
          </w:p>
        </w:tc>
        <w:tc>
          <w:tcPr>
            <w:tcW w:w="1964" w:type="dxa"/>
            <w:vAlign w:val="center"/>
            <w:hideMark/>
          </w:tcPr>
          <w:p w14:paraId="7081ED75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Aguardando Cliente</w:t>
            </w:r>
          </w:p>
        </w:tc>
        <w:tc>
          <w:tcPr>
            <w:tcW w:w="0" w:type="auto"/>
            <w:vAlign w:val="center"/>
            <w:hideMark/>
          </w:tcPr>
          <w:p w14:paraId="437F8AC7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precisa de prazo</w:t>
            </w:r>
          </w:p>
        </w:tc>
        <w:tc>
          <w:tcPr>
            <w:tcW w:w="0" w:type="auto"/>
            <w:vAlign w:val="center"/>
            <w:hideMark/>
          </w:tcPr>
          <w:p w14:paraId="0EFBD614" w14:textId="18658723" w:rsidR="0058344F" w:rsidRPr="00672093" w:rsidRDefault="00377AE5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Closer (Vendas)</w:t>
            </w:r>
          </w:p>
        </w:tc>
        <w:tc>
          <w:tcPr>
            <w:tcW w:w="0" w:type="auto"/>
            <w:vAlign w:val="center"/>
            <w:hideMark/>
          </w:tcPr>
          <w:p w14:paraId="6E507250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pediu tempo</w:t>
            </w:r>
          </w:p>
        </w:tc>
        <w:tc>
          <w:tcPr>
            <w:tcW w:w="0" w:type="auto"/>
            <w:vAlign w:val="center"/>
            <w:hideMark/>
          </w:tcPr>
          <w:p w14:paraId="1F3E57FB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retorna com decisão</w:t>
            </w:r>
          </w:p>
        </w:tc>
        <w:tc>
          <w:tcPr>
            <w:tcW w:w="0" w:type="auto"/>
            <w:vAlign w:val="center"/>
            <w:hideMark/>
          </w:tcPr>
          <w:p w14:paraId="35C207D5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Mais de 30 dias → Nutrição</w:t>
            </w:r>
          </w:p>
        </w:tc>
        <w:tc>
          <w:tcPr>
            <w:tcW w:w="0" w:type="auto"/>
            <w:vAlign w:val="center"/>
            <w:hideMark/>
          </w:tcPr>
          <w:p w14:paraId="6FB35370" w14:textId="77777777" w:rsidR="0058344F" w:rsidRPr="00672093" w:rsidRDefault="0058344F" w:rsidP="00672093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Atualização de status</w:t>
            </w:r>
          </w:p>
        </w:tc>
      </w:tr>
    </w:tbl>
    <w:p w14:paraId="6B70A296" w14:textId="77777777" w:rsidR="0058344F" w:rsidRDefault="0058344F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3BE13AB0" w14:textId="415F3A17" w:rsidR="00226D28" w:rsidRPr="00867FC8" w:rsidRDefault="00226D28" w:rsidP="00867FC8">
      <w:pPr>
        <w:pStyle w:val="PargrafodaLista"/>
        <w:numPr>
          <w:ilvl w:val="0"/>
          <w:numId w:val="50"/>
        </w:numPr>
        <w:spacing w:line="360" w:lineRule="auto"/>
        <w:rPr>
          <w:rFonts w:ascii="Arial" w:hAnsi="Arial" w:cs="Arial"/>
          <w:b/>
          <w:bCs/>
          <w:sz w:val="22"/>
          <w:szCs w:val="22"/>
        </w:rPr>
      </w:pPr>
      <w:r w:rsidRPr="00867FC8">
        <w:rPr>
          <w:rFonts w:ascii="Arial" w:hAnsi="Arial" w:cs="Arial"/>
          <w:b/>
          <w:sz w:val="22"/>
          <w:szCs w:val="22"/>
        </w:rPr>
        <w:t>FUNIL DE BACKOFFICE (SPA)</w:t>
      </w:r>
    </w:p>
    <w:tbl>
      <w:tblPr>
        <w:tblStyle w:val="TabeladeGrade1Clara"/>
        <w:tblW w:w="0" w:type="auto"/>
        <w:tblLook w:val="04A0" w:firstRow="1" w:lastRow="0" w:firstColumn="1" w:lastColumn="0" w:noHBand="0" w:noVBand="1"/>
      </w:tblPr>
      <w:tblGrid>
        <w:gridCol w:w="845"/>
        <w:gridCol w:w="1964"/>
        <w:gridCol w:w="2185"/>
        <w:gridCol w:w="2051"/>
        <w:gridCol w:w="1500"/>
        <w:gridCol w:w="1659"/>
        <w:gridCol w:w="2367"/>
        <w:gridCol w:w="1989"/>
      </w:tblGrid>
      <w:tr w:rsidR="00226D28" w:rsidRPr="00672093" w14:paraId="0E59258C" w14:textId="77777777" w:rsidTr="00170F5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cantSplit/>
          <w:trHeight w:val="867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6FE346B4" w14:textId="77777777" w:rsidR="00226D28" w:rsidRPr="0067209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ETAPA</w:t>
            </w:r>
          </w:p>
        </w:tc>
        <w:tc>
          <w:tcPr>
            <w:tcW w:w="1964" w:type="dxa"/>
            <w:vAlign w:val="center"/>
            <w:hideMark/>
          </w:tcPr>
          <w:p w14:paraId="7D1C5874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NOME</w:t>
            </w:r>
          </w:p>
        </w:tc>
        <w:tc>
          <w:tcPr>
            <w:tcW w:w="0" w:type="auto"/>
            <w:vAlign w:val="center"/>
            <w:hideMark/>
          </w:tcPr>
          <w:p w14:paraId="437A5E17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OBJETIVO</w:t>
            </w:r>
          </w:p>
        </w:tc>
        <w:tc>
          <w:tcPr>
            <w:tcW w:w="0" w:type="auto"/>
            <w:vAlign w:val="center"/>
            <w:hideMark/>
          </w:tcPr>
          <w:p w14:paraId="48786D40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RESPONSÁVEL</w:t>
            </w:r>
          </w:p>
        </w:tc>
        <w:tc>
          <w:tcPr>
            <w:tcW w:w="0" w:type="auto"/>
            <w:vAlign w:val="center"/>
            <w:hideMark/>
          </w:tcPr>
          <w:p w14:paraId="4F04025F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GATILHOS DE ENTRADA</w:t>
            </w:r>
          </w:p>
        </w:tc>
        <w:tc>
          <w:tcPr>
            <w:tcW w:w="0" w:type="auto"/>
            <w:vAlign w:val="center"/>
            <w:hideMark/>
          </w:tcPr>
          <w:p w14:paraId="67DBD359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SAÍDA / CRITÉRIO DE AVANÇO</w:t>
            </w:r>
          </w:p>
        </w:tc>
        <w:tc>
          <w:tcPr>
            <w:tcW w:w="0" w:type="auto"/>
            <w:vAlign w:val="center"/>
            <w:hideMark/>
          </w:tcPr>
          <w:p w14:paraId="7747D931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CRITÉRIOS DE RETORNO/ REPROVAÇÃO</w:t>
            </w:r>
          </w:p>
        </w:tc>
        <w:tc>
          <w:tcPr>
            <w:tcW w:w="0" w:type="auto"/>
            <w:vAlign w:val="center"/>
            <w:hideMark/>
          </w:tcPr>
          <w:p w14:paraId="1A64212B" w14:textId="77777777" w:rsidR="00226D28" w:rsidRPr="00672093" w:rsidRDefault="00226D28" w:rsidP="00170F5D">
            <w:pPr>
              <w:suppressAutoHyphens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18"/>
                <w:szCs w:val="18"/>
              </w:rPr>
            </w:pPr>
            <w:r w:rsidRPr="00672093">
              <w:rPr>
                <w:rFonts w:ascii="Arial" w:hAnsi="Arial" w:cs="Arial"/>
                <w:sz w:val="18"/>
                <w:szCs w:val="18"/>
              </w:rPr>
              <w:t>REGISTROS OBRIGATÓRIOS</w:t>
            </w:r>
          </w:p>
        </w:tc>
      </w:tr>
      <w:tr w:rsidR="00226D28" w:rsidRPr="00672093" w14:paraId="05428E65" w14:textId="77777777" w:rsidTr="00170F5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21B76037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8</w:t>
            </w:r>
          </w:p>
        </w:tc>
        <w:tc>
          <w:tcPr>
            <w:tcW w:w="1964" w:type="dxa"/>
            <w:vAlign w:val="center"/>
            <w:hideMark/>
          </w:tcPr>
          <w:p w14:paraId="12F2D7E7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Fechado – Ganhou</w:t>
            </w:r>
          </w:p>
        </w:tc>
        <w:tc>
          <w:tcPr>
            <w:tcW w:w="0" w:type="auto"/>
            <w:vAlign w:val="center"/>
            <w:hideMark/>
          </w:tcPr>
          <w:p w14:paraId="09517C0F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Finalização de venda</w:t>
            </w:r>
          </w:p>
        </w:tc>
        <w:tc>
          <w:tcPr>
            <w:tcW w:w="0" w:type="auto"/>
            <w:vAlign w:val="center"/>
            <w:hideMark/>
          </w:tcPr>
          <w:p w14:paraId="1610F556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Backoffice (Administrativo) → AT</w:t>
            </w:r>
          </w:p>
        </w:tc>
        <w:tc>
          <w:tcPr>
            <w:tcW w:w="0" w:type="auto"/>
            <w:vAlign w:val="center"/>
            <w:hideMark/>
          </w:tcPr>
          <w:p w14:paraId="23A0AC53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aprovou</w:t>
            </w:r>
          </w:p>
        </w:tc>
        <w:tc>
          <w:tcPr>
            <w:tcW w:w="0" w:type="auto"/>
            <w:vAlign w:val="center"/>
            <w:hideMark/>
          </w:tcPr>
          <w:p w14:paraId="65FFBBF3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Pedido e OS gerados</w:t>
            </w:r>
          </w:p>
        </w:tc>
        <w:tc>
          <w:tcPr>
            <w:tcW w:w="0" w:type="auto"/>
            <w:vAlign w:val="center"/>
            <w:hideMark/>
          </w:tcPr>
          <w:p w14:paraId="1EDA4447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Falta documentação / recusa final</w:t>
            </w:r>
          </w:p>
        </w:tc>
        <w:tc>
          <w:tcPr>
            <w:tcW w:w="0" w:type="auto"/>
            <w:vAlign w:val="center"/>
            <w:hideMark/>
          </w:tcPr>
          <w:p w14:paraId="367A19F5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Pedido no Protheus + OS</w:t>
            </w:r>
          </w:p>
        </w:tc>
      </w:tr>
      <w:tr w:rsidR="00226D28" w:rsidRPr="00672093" w14:paraId="14AC8E58" w14:textId="77777777" w:rsidTr="00170F5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655D699E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lastRenderedPageBreak/>
              <w:t>9</w:t>
            </w:r>
          </w:p>
        </w:tc>
        <w:tc>
          <w:tcPr>
            <w:tcW w:w="1964" w:type="dxa"/>
            <w:vAlign w:val="center"/>
            <w:hideMark/>
          </w:tcPr>
          <w:p w14:paraId="4BA9C3B1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Instalação</w:t>
            </w:r>
          </w:p>
        </w:tc>
        <w:tc>
          <w:tcPr>
            <w:tcW w:w="0" w:type="auto"/>
            <w:vAlign w:val="center"/>
            <w:hideMark/>
          </w:tcPr>
          <w:p w14:paraId="4AC5295A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Execução técnica</w:t>
            </w:r>
          </w:p>
        </w:tc>
        <w:tc>
          <w:tcPr>
            <w:tcW w:w="0" w:type="auto"/>
            <w:vAlign w:val="center"/>
            <w:hideMark/>
          </w:tcPr>
          <w:p w14:paraId="08D0498D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Assistência Técnica</w:t>
            </w:r>
          </w:p>
        </w:tc>
        <w:tc>
          <w:tcPr>
            <w:tcW w:w="0" w:type="auto"/>
            <w:vAlign w:val="center"/>
            <w:hideMark/>
          </w:tcPr>
          <w:p w14:paraId="39A25042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OS disponível</w:t>
            </w:r>
          </w:p>
        </w:tc>
        <w:tc>
          <w:tcPr>
            <w:tcW w:w="0" w:type="auto"/>
            <w:vAlign w:val="center"/>
            <w:hideMark/>
          </w:tcPr>
          <w:p w14:paraId="22EDC9FF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Termo técnico assinado</w:t>
            </w:r>
          </w:p>
        </w:tc>
        <w:tc>
          <w:tcPr>
            <w:tcW w:w="0" w:type="auto"/>
            <w:vAlign w:val="center"/>
            <w:hideMark/>
          </w:tcPr>
          <w:p w14:paraId="176B0332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Infraestrutura inadequada → reagendamento</w:t>
            </w:r>
          </w:p>
        </w:tc>
        <w:tc>
          <w:tcPr>
            <w:tcW w:w="0" w:type="auto"/>
            <w:vAlign w:val="center"/>
            <w:hideMark/>
          </w:tcPr>
          <w:p w14:paraId="7F665A8B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 xml:space="preserve">Termo de Entrega Técnica </w:t>
            </w:r>
          </w:p>
        </w:tc>
      </w:tr>
      <w:tr w:rsidR="00226D28" w:rsidRPr="00672093" w14:paraId="4337C05E" w14:textId="77777777" w:rsidTr="00170F5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3ADD8595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10</w:t>
            </w:r>
          </w:p>
        </w:tc>
        <w:tc>
          <w:tcPr>
            <w:tcW w:w="1964" w:type="dxa"/>
            <w:vAlign w:val="center"/>
            <w:hideMark/>
          </w:tcPr>
          <w:p w14:paraId="5F5A8722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Pós-venda / NPS</w:t>
            </w:r>
          </w:p>
        </w:tc>
        <w:tc>
          <w:tcPr>
            <w:tcW w:w="0" w:type="auto"/>
            <w:vAlign w:val="center"/>
            <w:hideMark/>
          </w:tcPr>
          <w:p w14:paraId="2EFF13AC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Retenção, satisfação e relacionamento</w:t>
            </w:r>
          </w:p>
        </w:tc>
        <w:tc>
          <w:tcPr>
            <w:tcW w:w="0" w:type="auto"/>
            <w:vAlign w:val="center"/>
            <w:hideMark/>
          </w:tcPr>
          <w:p w14:paraId="0AA26BAE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Técnica / Comercial</w:t>
            </w:r>
          </w:p>
        </w:tc>
        <w:tc>
          <w:tcPr>
            <w:tcW w:w="0" w:type="auto"/>
            <w:vAlign w:val="center"/>
            <w:hideMark/>
          </w:tcPr>
          <w:p w14:paraId="14099C8C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Instalação concluída</w:t>
            </w:r>
          </w:p>
        </w:tc>
        <w:tc>
          <w:tcPr>
            <w:tcW w:w="0" w:type="auto"/>
            <w:vAlign w:val="center"/>
            <w:hideMark/>
          </w:tcPr>
          <w:p w14:paraId="4FC77263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NPS aplicado</w:t>
            </w:r>
          </w:p>
        </w:tc>
        <w:tc>
          <w:tcPr>
            <w:tcW w:w="0" w:type="auto"/>
            <w:vAlign w:val="center"/>
            <w:hideMark/>
          </w:tcPr>
          <w:p w14:paraId="317C1D67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Sem resposta → nova tentativa</w:t>
            </w:r>
          </w:p>
        </w:tc>
        <w:tc>
          <w:tcPr>
            <w:tcW w:w="0" w:type="auto"/>
            <w:vAlign w:val="center"/>
            <w:hideMark/>
          </w:tcPr>
          <w:p w14:paraId="0180BF4E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Registro NPS e follow-up</w:t>
            </w:r>
          </w:p>
        </w:tc>
      </w:tr>
      <w:tr w:rsidR="00226D28" w:rsidRPr="00672093" w14:paraId="65DD9096" w14:textId="77777777" w:rsidTr="00170F5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4CDBB65B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11</w:t>
            </w:r>
          </w:p>
        </w:tc>
        <w:tc>
          <w:tcPr>
            <w:tcW w:w="1964" w:type="dxa"/>
            <w:vAlign w:val="center"/>
            <w:hideMark/>
          </w:tcPr>
          <w:p w14:paraId="23EFAF0E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Fechado – Perdido</w:t>
            </w:r>
          </w:p>
        </w:tc>
        <w:tc>
          <w:tcPr>
            <w:tcW w:w="0" w:type="auto"/>
            <w:vAlign w:val="center"/>
            <w:hideMark/>
          </w:tcPr>
          <w:p w14:paraId="3D1B7870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Encerramento formal</w:t>
            </w:r>
          </w:p>
        </w:tc>
        <w:tc>
          <w:tcPr>
            <w:tcW w:w="0" w:type="auto"/>
            <w:vAlign w:val="center"/>
            <w:hideMark/>
          </w:tcPr>
          <w:p w14:paraId="61E83E0C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Comercial (Todos)</w:t>
            </w:r>
          </w:p>
        </w:tc>
        <w:tc>
          <w:tcPr>
            <w:tcW w:w="0" w:type="auto"/>
            <w:vAlign w:val="center"/>
            <w:hideMark/>
          </w:tcPr>
          <w:p w14:paraId="25A138A3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Cliente recusou</w:t>
            </w:r>
          </w:p>
        </w:tc>
        <w:tc>
          <w:tcPr>
            <w:tcW w:w="0" w:type="auto"/>
            <w:vAlign w:val="center"/>
            <w:hideMark/>
          </w:tcPr>
          <w:p w14:paraId="35069CBB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Motivo da perda registrado</w:t>
            </w:r>
          </w:p>
        </w:tc>
        <w:tc>
          <w:tcPr>
            <w:tcW w:w="0" w:type="auto"/>
            <w:vAlign w:val="center"/>
            <w:hideMark/>
          </w:tcPr>
          <w:p w14:paraId="59B791C4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Perda sem justificativa → reprova</w:t>
            </w:r>
          </w:p>
        </w:tc>
        <w:tc>
          <w:tcPr>
            <w:tcW w:w="0" w:type="auto"/>
            <w:vAlign w:val="center"/>
            <w:hideMark/>
          </w:tcPr>
          <w:p w14:paraId="725FF241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Registro obrigatório do motivo</w:t>
            </w:r>
          </w:p>
        </w:tc>
      </w:tr>
      <w:tr w:rsidR="00226D28" w:rsidRPr="00672093" w14:paraId="4A0158F9" w14:textId="77777777" w:rsidTr="00170F5D">
        <w:trPr>
          <w:cantSplit/>
          <w:trHeight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6" w:type="dxa"/>
            <w:textDirection w:val="btLr"/>
            <w:vAlign w:val="center"/>
            <w:hideMark/>
          </w:tcPr>
          <w:p w14:paraId="0000B6C5" w14:textId="77777777" w:rsidR="00226D28" w:rsidRPr="00010953" w:rsidRDefault="00226D28" w:rsidP="00170F5D">
            <w:pPr>
              <w:suppressAutoHyphens/>
              <w:ind w:left="113" w:right="113"/>
              <w:jc w:val="center"/>
              <w:rPr>
                <w:rFonts w:ascii="Arial" w:hAnsi="Arial" w:cs="Arial"/>
                <w:b w:val="0"/>
                <w:bCs w:val="0"/>
                <w:sz w:val="18"/>
                <w:szCs w:val="18"/>
              </w:rPr>
            </w:pPr>
            <w:r w:rsidRPr="00010953">
              <w:rPr>
                <w:rFonts w:ascii="Arial" w:hAnsi="Arial" w:cs="Arial"/>
                <w:b w:val="0"/>
                <w:bCs w:val="0"/>
                <w:sz w:val="18"/>
                <w:szCs w:val="18"/>
              </w:rPr>
              <w:t>12</w:t>
            </w:r>
          </w:p>
        </w:tc>
        <w:tc>
          <w:tcPr>
            <w:tcW w:w="1964" w:type="dxa"/>
            <w:vAlign w:val="center"/>
            <w:hideMark/>
          </w:tcPr>
          <w:p w14:paraId="367042BD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Nutrição / Arquivado</w:t>
            </w:r>
          </w:p>
        </w:tc>
        <w:tc>
          <w:tcPr>
            <w:tcW w:w="0" w:type="auto"/>
            <w:vAlign w:val="center"/>
            <w:hideMark/>
          </w:tcPr>
          <w:p w14:paraId="0BBD15B8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Manter relacionamento leve</w:t>
            </w:r>
          </w:p>
        </w:tc>
        <w:tc>
          <w:tcPr>
            <w:tcW w:w="0" w:type="auto"/>
            <w:vAlign w:val="center"/>
            <w:hideMark/>
          </w:tcPr>
          <w:p w14:paraId="6FF6F8ED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Marketing</w:t>
            </w:r>
          </w:p>
        </w:tc>
        <w:tc>
          <w:tcPr>
            <w:tcW w:w="0" w:type="auto"/>
            <w:vAlign w:val="center"/>
            <w:hideMark/>
          </w:tcPr>
          <w:p w14:paraId="70B88811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Inativo / sem decisão</w:t>
            </w:r>
          </w:p>
        </w:tc>
        <w:tc>
          <w:tcPr>
            <w:tcW w:w="0" w:type="auto"/>
            <w:vAlign w:val="center"/>
            <w:hideMark/>
          </w:tcPr>
          <w:p w14:paraId="7248EAA2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Reentrada futura</w:t>
            </w:r>
          </w:p>
        </w:tc>
        <w:tc>
          <w:tcPr>
            <w:tcW w:w="0" w:type="auto"/>
            <w:vAlign w:val="center"/>
            <w:hideMark/>
          </w:tcPr>
          <w:p w14:paraId="725E4FCB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27282432" w14:textId="77777777" w:rsidR="00226D28" w:rsidRPr="00672093" w:rsidRDefault="00226D28" w:rsidP="00170F5D">
            <w:pPr>
              <w:suppressAutoHyphens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0"/>
                <w:szCs w:val="20"/>
              </w:rPr>
            </w:pPr>
            <w:r w:rsidRPr="00672093">
              <w:rPr>
                <w:rFonts w:ascii="Arial" w:hAnsi="Arial" w:cs="Arial"/>
                <w:sz w:val="20"/>
                <w:szCs w:val="20"/>
              </w:rPr>
              <w:t>Entrada no fluxo automático</w:t>
            </w:r>
          </w:p>
        </w:tc>
      </w:tr>
    </w:tbl>
    <w:p w14:paraId="4E7CF449" w14:textId="77777777" w:rsidR="00672093" w:rsidRDefault="00672093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  <w:sectPr w:rsidR="00672093" w:rsidSect="00672093">
          <w:pgSz w:w="16838" w:h="11906" w:orient="landscape"/>
          <w:pgMar w:top="851" w:right="1134" w:bottom="851" w:left="1134" w:header="284" w:footer="284" w:gutter="0"/>
          <w:cols w:space="708"/>
          <w:docGrid w:linePitch="360"/>
        </w:sectPr>
      </w:pPr>
    </w:p>
    <w:p w14:paraId="5B2CA09E" w14:textId="77777777" w:rsidR="00672093" w:rsidRPr="009D2580" w:rsidRDefault="00672093" w:rsidP="005D412D">
      <w:pPr>
        <w:spacing w:line="360" w:lineRule="auto"/>
        <w:rPr>
          <w:rFonts w:ascii="Arial" w:hAnsi="Arial" w:cs="Arial"/>
          <w:b/>
          <w:bCs/>
          <w:sz w:val="22"/>
          <w:szCs w:val="22"/>
        </w:rPr>
      </w:pPr>
    </w:p>
    <w:p w14:paraId="1E820AA2" w14:textId="4D46BCE5" w:rsidR="00B407F7" w:rsidRDefault="00B407F7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407F7">
        <w:rPr>
          <w:rFonts w:ascii="Arial" w:hAnsi="Arial" w:cs="Arial"/>
          <w:b/>
          <w:sz w:val="22"/>
          <w:szCs w:val="22"/>
        </w:rPr>
        <w:t>Conteúdo, Comunicação e Automação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574"/>
        <w:gridCol w:w="4238"/>
        <w:gridCol w:w="4392"/>
      </w:tblGrid>
      <w:tr w:rsidR="00B407F7" w:rsidRPr="00B407F7" w14:paraId="381588DE" w14:textId="77777777" w:rsidTr="0067209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  <w:hideMark/>
          </w:tcPr>
          <w:p w14:paraId="00592A87" w14:textId="2CADF4CE" w:rsidR="00B407F7" w:rsidRPr="00B407F7" w:rsidRDefault="00B407F7" w:rsidP="0067209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407F7">
              <w:rPr>
                <w:rFonts w:ascii="Arial" w:hAnsi="Arial" w:cs="Arial"/>
                <w:sz w:val="22"/>
                <w:szCs w:val="22"/>
              </w:rPr>
              <w:t xml:space="preserve">Termo </w:t>
            </w:r>
          </w:p>
        </w:tc>
        <w:tc>
          <w:tcPr>
            <w:tcW w:w="4238" w:type="dxa"/>
            <w:vAlign w:val="center"/>
            <w:hideMark/>
          </w:tcPr>
          <w:p w14:paraId="77C126DA" w14:textId="77777777" w:rsidR="00B407F7" w:rsidRPr="00B407F7" w:rsidRDefault="00B407F7" w:rsidP="0067209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07F7">
              <w:rPr>
                <w:rFonts w:ascii="Arial" w:hAnsi="Arial" w:cs="Arial"/>
                <w:sz w:val="22"/>
                <w:szCs w:val="22"/>
              </w:rPr>
              <w:t>Conceito Geral</w:t>
            </w:r>
          </w:p>
        </w:tc>
        <w:tc>
          <w:tcPr>
            <w:tcW w:w="4392" w:type="dxa"/>
            <w:vAlign w:val="center"/>
            <w:hideMark/>
          </w:tcPr>
          <w:p w14:paraId="47FC60AC" w14:textId="77777777" w:rsidR="00B407F7" w:rsidRPr="00B407F7" w:rsidRDefault="00B407F7" w:rsidP="0067209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407F7">
              <w:rPr>
                <w:rFonts w:ascii="Arial" w:hAnsi="Arial" w:cs="Arial"/>
                <w:sz w:val="22"/>
                <w:szCs w:val="22"/>
              </w:rPr>
              <w:t>Exemplo</w:t>
            </w:r>
          </w:p>
        </w:tc>
      </w:tr>
      <w:tr w:rsidR="00B407F7" w:rsidRPr="00B407F7" w14:paraId="5D222DC0" w14:textId="77777777" w:rsidTr="0067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  <w:hideMark/>
          </w:tcPr>
          <w:p w14:paraId="1C74812E" w14:textId="3461FB69" w:rsidR="00B407F7" w:rsidRPr="00B407F7" w:rsidRDefault="00B407F7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407F7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Nutrição de Leads </w:t>
            </w:r>
          </w:p>
        </w:tc>
        <w:tc>
          <w:tcPr>
            <w:tcW w:w="4238" w:type="dxa"/>
            <w:vAlign w:val="center"/>
            <w:hideMark/>
          </w:tcPr>
          <w:p w14:paraId="3C8C91F6" w14:textId="4B83E1D6" w:rsidR="00B407F7" w:rsidRPr="00B407F7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Envio estruturado de conteúdos educativos e técnicos para amadurecer o interesse até o momento da compra.</w:t>
            </w:r>
          </w:p>
        </w:tc>
        <w:tc>
          <w:tcPr>
            <w:tcW w:w="4392" w:type="dxa"/>
            <w:vAlign w:val="center"/>
            <w:hideMark/>
          </w:tcPr>
          <w:p w14:paraId="77C86045" w14:textId="0A4842AC" w:rsidR="00B407F7" w:rsidRPr="00B407F7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Sequência: catálogo → vídeo técnico → comparativo → case hospitalar → convite para reunião técnica.</w:t>
            </w:r>
          </w:p>
        </w:tc>
      </w:tr>
      <w:tr w:rsidR="00B407F7" w:rsidRPr="00B407F7" w14:paraId="26D5702C" w14:textId="77777777" w:rsidTr="00672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  <w:hideMark/>
          </w:tcPr>
          <w:p w14:paraId="0342142B" w14:textId="6A88FBEA" w:rsidR="00B407F7" w:rsidRPr="00B407F7" w:rsidRDefault="00B407F7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407F7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Automação de Marketing </w:t>
            </w:r>
          </w:p>
        </w:tc>
        <w:tc>
          <w:tcPr>
            <w:tcW w:w="4238" w:type="dxa"/>
            <w:vAlign w:val="center"/>
            <w:hideMark/>
          </w:tcPr>
          <w:p w14:paraId="190C5AF0" w14:textId="0F817AF1" w:rsidR="00B407F7" w:rsidRPr="00B407F7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Fluxos automáticos acionados por comportamento ou etapa do funil, sempre alinhados à Norma e à LGPD.</w:t>
            </w:r>
          </w:p>
        </w:tc>
        <w:tc>
          <w:tcPr>
            <w:tcW w:w="4392" w:type="dxa"/>
            <w:vAlign w:val="center"/>
            <w:hideMark/>
          </w:tcPr>
          <w:p w14:paraId="0A096E34" w14:textId="72D14DFF" w:rsidR="00B407F7" w:rsidRPr="00B407F7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Baixou catálogo → e-mail com vídeo → se clicar, criar tarefa para SDR entrar em contato.</w:t>
            </w:r>
          </w:p>
        </w:tc>
      </w:tr>
      <w:tr w:rsidR="005E3EBB" w:rsidRPr="00B407F7" w14:paraId="6FD04D64" w14:textId="77777777" w:rsidTr="0067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14:paraId="5759C346" w14:textId="500F4A07" w:rsidR="005E3EBB" w:rsidRPr="00381238" w:rsidRDefault="005E3EBB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8123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Segmentação de Conteúdo</w:t>
            </w:r>
          </w:p>
        </w:tc>
        <w:tc>
          <w:tcPr>
            <w:tcW w:w="4238" w:type="dxa"/>
            <w:vAlign w:val="center"/>
          </w:tcPr>
          <w:p w14:paraId="29A52EB8" w14:textId="6D6B8721" w:rsidR="005E3EBB" w:rsidRPr="00381238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81238">
              <w:rPr>
                <w:rFonts w:ascii="Arial" w:hAnsi="Arial" w:cs="Arial"/>
                <w:sz w:val="22"/>
                <w:szCs w:val="22"/>
              </w:rPr>
              <w:t>Adequação da linguagem e do conteúdo ao perfil (engenharia clínica, compras, direção, médicos)</w:t>
            </w:r>
          </w:p>
        </w:tc>
        <w:tc>
          <w:tcPr>
            <w:tcW w:w="4392" w:type="dxa"/>
            <w:vAlign w:val="center"/>
          </w:tcPr>
          <w:p w14:paraId="40FE1DF6" w14:textId="630745EB" w:rsidR="005E3EBB" w:rsidRPr="00B407F7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Conteúdo técnico para engenheiros; foco em retorno clínico/operacional para direção.</w:t>
            </w:r>
          </w:p>
        </w:tc>
      </w:tr>
      <w:tr w:rsidR="009D2580" w:rsidRPr="00B407F7" w14:paraId="0CC88324" w14:textId="77777777" w:rsidTr="0067209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14:paraId="27ED7BB9" w14:textId="2F6E0A08" w:rsidR="009D2580" w:rsidRPr="00381238" w:rsidRDefault="009D2580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8123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Retenção </w:t>
            </w:r>
          </w:p>
        </w:tc>
        <w:tc>
          <w:tcPr>
            <w:tcW w:w="4238" w:type="dxa"/>
            <w:vAlign w:val="center"/>
          </w:tcPr>
          <w:p w14:paraId="5CB04019" w14:textId="740767CC" w:rsidR="009D2580" w:rsidRPr="00381238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81238">
              <w:rPr>
                <w:rFonts w:ascii="Arial" w:hAnsi="Arial" w:cs="Arial"/>
                <w:sz w:val="22"/>
                <w:szCs w:val="22"/>
              </w:rPr>
              <w:t>Conjunto de ações planejadas para manter relacionamento ativo após a venda.</w:t>
            </w:r>
          </w:p>
        </w:tc>
        <w:tc>
          <w:tcPr>
            <w:tcW w:w="4392" w:type="dxa"/>
            <w:vAlign w:val="center"/>
          </w:tcPr>
          <w:p w14:paraId="7097DB64" w14:textId="4E65F75E" w:rsidR="009D2580" w:rsidRPr="00B407F7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Visita técnica periódica, lembrete de manutenção preventiva, envio de atualização de produtos.</w:t>
            </w:r>
          </w:p>
        </w:tc>
      </w:tr>
      <w:tr w:rsidR="005E3EBB" w:rsidRPr="00B407F7" w14:paraId="3C18ED62" w14:textId="77777777" w:rsidTr="0067209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574" w:type="dxa"/>
            <w:vAlign w:val="center"/>
          </w:tcPr>
          <w:p w14:paraId="57DE60DB" w14:textId="4C414EFB" w:rsidR="005E3EBB" w:rsidRPr="00381238" w:rsidRDefault="005E3EBB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81238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Expansão</w:t>
            </w:r>
          </w:p>
        </w:tc>
        <w:tc>
          <w:tcPr>
            <w:tcW w:w="4238" w:type="dxa"/>
            <w:vAlign w:val="center"/>
          </w:tcPr>
          <w:p w14:paraId="09368A6D" w14:textId="5753C17A" w:rsidR="005E3EBB" w:rsidRPr="00381238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81238">
              <w:rPr>
                <w:rFonts w:ascii="Arial" w:hAnsi="Arial" w:cs="Arial"/>
                <w:sz w:val="22"/>
                <w:szCs w:val="22"/>
              </w:rPr>
              <w:t>Ações para ampliar a relação comercial com clientes atuais (upgrade, novos produtos, novas salas).</w:t>
            </w:r>
          </w:p>
        </w:tc>
        <w:tc>
          <w:tcPr>
            <w:tcW w:w="4392" w:type="dxa"/>
            <w:vAlign w:val="center"/>
          </w:tcPr>
          <w:p w14:paraId="0C693B69" w14:textId="11E72A60" w:rsidR="005E3EBB" w:rsidRPr="00B407F7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Após instalação bem-sucedida, avaliar outras salas cirúrgicas e ofertar soluções complementares.</w:t>
            </w:r>
          </w:p>
        </w:tc>
      </w:tr>
    </w:tbl>
    <w:p w14:paraId="30F23558" w14:textId="77777777" w:rsidR="004F6DC7" w:rsidRDefault="004F6DC7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2256B55A" w14:textId="77777777" w:rsidR="005E3EBB" w:rsidRPr="00F80EA5" w:rsidRDefault="005E3EBB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091801B1" w14:textId="24C92F3C" w:rsidR="00F80EA5" w:rsidRDefault="00F80EA5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783393">
        <w:rPr>
          <w:rFonts w:ascii="Arial" w:hAnsi="Arial" w:cs="Arial"/>
          <w:b/>
          <w:sz w:val="22"/>
          <w:szCs w:val="22"/>
        </w:rPr>
        <w:t>Design Digital (UX/UI)</w:t>
      </w:r>
      <w:r w:rsidR="00127721">
        <w:rPr>
          <w:rFonts w:ascii="Arial" w:hAnsi="Arial" w:cs="Arial"/>
          <w:b/>
          <w:sz w:val="22"/>
          <w:szCs w:val="22"/>
        </w:rPr>
        <w:t xml:space="preserve"> – </w:t>
      </w:r>
      <w:r w:rsidR="00702FF4">
        <w:rPr>
          <w:rFonts w:ascii="Arial" w:hAnsi="Arial" w:cs="Arial"/>
          <w:b/>
          <w:sz w:val="22"/>
          <w:szCs w:val="22"/>
        </w:rPr>
        <w:t xml:space="preserve">Projetor Estratégicos e </w:t>
      </w:r>
      <w:r w:rsidR="00127721">
        <w:rPr>
          <w:rFonts w:ascii="Arial" w:hAnsi="Arial" w:cs="Arial"/>
          <w:b/>
          <w:sz w:val="22"/>
          <w:szCs w:val="22"/>
        </w:rPr>
        <w:t xml:space="preserve">Marketing </w:t>
      </w:r>
    </w:p>
    <w:p w14:paraId="6AE45096" w14:textId="1D83A75F" w:rsidR="007F143B" w:rsidRPr="007F143B" w:rsidRDefault="007F143B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F143B">
        <w:rPr>
          <w:rFonts w:ascii="Arial" w:hAnsi="Arial" w:cs="Arial"/>
          <w:bCs/>
          <w:sz w:val="22"/>
          <w:szCs w:val="22"/>
        </w:rPr>
        <w:t xml:space="preserve">O </w:t>
      </w:r>
      <w:r w:rsidR="005E3EBB" w:rsidRPr="005E3EBB">
        <w:rPr>
          <w:rFonts w:ascii="Arial" w:hAnsi="Arial" w:cs="Arial"/>
          <w:bCs/>
          <w:sz w:val="22"/>
          <w:szCs w:val="22"/>
        </w:rPr>
        <w:t>Designer Digital participa diretamente da criação e otimização de todo material e ambiente digital utilizado nas etapas de Atração, Captação, Conversão, Nutrição e Retenção, garantindo coerência visual, clareza e usabilidade.</w:t>
      </w:r>
    </w:p>
    <w:tbl>
      <w:tblPr>
        <w:tblStyle w:val="SimplesTabela2"/>
        <w:tblW w:w="10348" w:type="dxa"/>
        <w:tblLook w:val="04A0" w:firstRow="1" w:lastRow="0" w:firstColumn="1" w:lastColumn="0" w:noHBand="0" w:noVBand="1"/>
      </w:tblPr>
      <w:tblGrid>
        <w:gridCol w:w="1922"/>
        <w:gridCol w:w="2981"/>
        <w:gridCol w:w="5445"/>
      </w:tblGrid>
      <w:tr w:rsidR="00783393" w:rsidRPr="00783393" w14:paraId="3E9D7E72" w14:textId="77777777" w:rsidTr="00FE2AA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F22144" w14:textId="77777777" w:rsidR="00783393" w:rsidRPr="00783393" w:rsidRDefault="00783393" w:rsidP="00672093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83393">
              <w:rPr>
                <w:rFonts w:ascii="Arial" w:hAnsi="Arial" w:cs="Arial"/>
                <w:sz w:val="22"/>
                <w:szCs w:val="22"/>
              </w:rPr>
              <w:t>Termo</w:t>
            </w:r>
          </w:p>
        </w:tc>
        <w:tc>
          <w:tcPr>
            <w:tcW w:w="0" w:type="auto"/>
            <w:hideMark/>
          </w:tcPr>
          <w:p w14:paraId="32F2FDA7" w14:textId="77777777" w:rsidR="00783393" w:rsidRPr="00783393" w:rsidRDefault="00783393" w:rsidP="0067209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3393">
              <w:rPr>
                <w:rFonts w:ascii="Arial" w:hAnsi="Arial" w:cs="Arial"/>
                <w:sz w:val="22"/>
                <w:szCs w:val="22"/>
              </w:rPr>
              <w:t>Significado</w:t>
            </w:r>
          </w:p>
        </w:tc>
        <w:tc>
          <w:tcPr>
            <w:tcW w:w="5445" w:type="dxa"/>
            <w:hideMark/>
          </w:tcPr>
          <w:p w14:paraId="2EF9C23E" w14:textId="77777777" w:rsidR="00783393" w:rsidRPr="00783393" w:rsidRDefault="00783393" w:rsidP="00672093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3393">
              <w:rPr>
                <w:rFonts w:ascii="Arial" w:hAnsi="Arial" w:cs="Arial"/>
                <w:sz w:val="22"/>
                <w:szCs w:val="22"/>
              </w:rPr>
              <w:t>Aplicação Prática no Manager Grupo</w:t>
            </w:r>
          </w:p>
        </w:tc>
      </w:tr>
      <w:tr w:rsidR="00783393" w:rsidRPr="00783393" w14:paraId="5433A06E" w14:textId="77777777" w:rsidTr="00FE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B089E8D" w14:textId="77777777" w:rsidR="00783393" w:rsidRPr="00783393" w:rsidRDefault="00783393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339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UX (Experiência do Usuário)</w:t>
            </w:r>
          </w:p>
        </w:tc>
        <w:tc>
          <w:tcPr>
            <w:tcW w:w="0" w:type="auto"/>
            <w:vAlign w:val="center"/>
            <w:hideMark/>
          </w:tcPr>
          <w:p w14:paraId="54B75778" w14:textId="56E62B98" w:rsidR="00783393" w:rsidRPr="00783393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Tornar a navegação fácil, lógica e intuitiva.</w:t>
            </w:r>
          </w:p>
        </w:tc>
        <w:tc>
          <w:tcPr>
            <w:tcW w:w="5445" w:type="dxa"/>
            <w:vAlign w:val="center"/>
            <w:hideMark/>
          </w:tcPr>
          <w:p w14:paraId="18A3850A" w14:textId="10A21474" w:rsidR="00783393" w:rsidRPr="00783393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Garantir que o visitante encontre catálogos, contatos, botões de “Solicitar Avaliação Técnica/Proposta” sem esforço.</w:t>
            </w:r>
          </w:p>
        </w:tc>
      </w:tr>
      <w:tr w:rsidR="00783393" w:rsidRPr="00783393" w14:paraId="13886F31" w14:textId="77777777" w:rsidTr="00FE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B9E86F5" w14:textId="77777777" w:rsidR="00783393" w:rsidRPr="00783393" w:rsidRDefault="00783393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339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UI (Interface do Usuário)</w:t>
            </w:r>
          </w:p>
        </w:tc>
        <w:tc>
          <w:tcPr>
            <w:tcW w:w="0" w:type="auto"/>
            <w:vAlign w:val="center"/>
            <w:hideMark/>
          </w:tcPr>
          <w:p w14:paraId="6BAC4D87" w14:textId="47E3A2AD" w:rsidR="00783393" w:rsidRPr="00783393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Parte visual: layout, cores, fontes, ícones e botões.</w:t>
            </w:r>
          </w:p>
        </w:tc>
        <w:tc>
          <w:tcPr>
            <w:tcW w:w="5445" w:type="dxa"/>
            <w:vAlign w:val="center"/>
            <w:hideMark/>
          </w:tcPr>
          <w:p w14:paraId="4C271CCB" w14:textId="5E5A47FF" w:rsidR="00783393" w:rsidRPr="00783393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Criar formulários, LPs e páginas de produto com aparência profissional, padronizada entre Mendel, Salk, Manager e Dayho.</w:t>
            </w:r>
          </w:p>
        </w:tc>
      </w:tr>
      <w:tr w:rsidR="00783393" w:rsidRPr="00783393" w14:paraId="32145839" w14:textId="77777777" w:rsidTr="00FE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741E5D4D" w14:textId="77777777" w:rsidR="00783393" w:rsidRPr="00783393" w:rsidRDefault="00783393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proofErr w:type="spellStart"/>
            <w:r w:rsidRPr="0078339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Wireframe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EE3D25" w14:textId="1A4F248D" w:rsidR="00783393" w:rsidRPr="00783393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Esboço simples da estrutura de uma página, antes da arte final.</w:t>
            </w:r>
          </w:p>
        </w:tc>
        <w:tc>
          <w:tcPr>
            <w:tcW w:w="5445" w:type="dxa"/>
            <w:vAlign w:val="center"/>
            <w:hideMark/>
          </w:tcPr>
          <w:p w14:paraId="0DAC9D1F" w14:textId="178DE3A9" w:rsidR="00783393" w:rsidRPr="00783393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Definir a ordem dos blocos (título → benefícios → conteúdo técnico → formulário → CTA) antes de iniciar o design.</w:t>
            </w:r>
          </w:p>
        </w:tc>
      </w:tr>
      <w:tr w:rsidR="00783393" w:rsidRPr="00783393" w14:paraId="3AA04D23" w14:textId="77777777" w:rsidTr="00FE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18951C1" w14:textId="77777777" w:rsidR="00783393" w:rsidRPr="00783393" w:rsidRDefault="00783393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339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Design Responsivo</w:t>
            </w:r>
          </w:p>
        </w:tc>
        <w:tc>
          <w:tcPr>
            <w:tcW w:w="0" w:type="auto"/>
            <w:vAlign w:val="center"/>
            <w:hideMark/>
          </w:tcPr>
          <w:p w14:paraId="1C124B28" w14:textId="56B1B580" w:rsidR="00783393" w:rsidRPr="00783393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Conteúdo que se adapta a celular, tablet e computador.</w:t>
            </w:r>
          </w:p>
        </w:tc>
        <w:tc>
          <w:tcPr>
            <w:tcW w:w="5445" w:type="dxa"/>
            <w:vAlign w:val="center"/>
            <w:hideMark/>
          </w:tcPr>
          <w:p w14:paraId="04DA028B" w14:textId="2734595B" w:rsidR="00783393" w:rsidRPr="00783393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Garantir que LPs, formulários e catálogos digitais sejam legíveis e funcionem bem em dispositivos móveis.</w:t>
            </w:r>
          </w:p>
        </w:tc>
      </w:tr>
      <w:tr w:rsidR="00783393" w:rsidRPr="00783393" w14:paraId="66F2B409" w14:textId="77777777" w:rsidTr="00FE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2BC0BDC" w14:textId="77777777" w:rsidR="00783393" w:rsidRPr="00783393" w:rsidRDefault="00783393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3393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CTA (Chamada para Ação)</w:t>
            </w:r>
          </w:p>
        </w:tc>
        <w:tc>
          <w:tcPr>
            <w:tcW w:w="0" w:type="auto"/>
            <w:vAlign w:val="center"/>
            <w:hideMark/>
          </w:tcPr>
          <w:p w14:paraId="731FD015" w14:textId="77777777" w:rsidR="00783393" w:rsidRPr="00783393" w:rsidRDefault="00783393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3393">
              <w:rPr>
                <w:rFonts w:ascii="Arial" w:hAnsi="Arial" w:cs="Arial"/>
                <w:sz w:val="22"/>
                <w:szCs w:val="22"/>
              </w:rPr>
              <w:t>Botão/link que incentiva uma ação.</w:t>
            </w:r>
          </w:p>
        </w:tc>
        <w:tc>
          <w:tcPr>
            <w:tcW w:w="5445" w:type="dxa"/>
            <w:vAlign w:val="center"/>
            <w:hideMark/>
          </w:tcPr>
          <w:p w14:paraId="267EBBAD" w14:textId="3A2C7B32" w:rsidR="00783393" w:rsidRPr="00783393" w:rsidRDefault="00783393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83393">
              <w:rPr>
                <w:rFonts w:ascii="Arial" w:hAnsi="Arial" w:cs="Arial"/>
                <w:sz w:val="22"/>
                <w:szCs w:val="22"/>
              </w:rPr>
              <w:t>“</w:t>
            </w:r>
            <w:r w:rsidR="005E3EBB" w:rsidRPr="005E3EBB">
              <w:rPr>
                <w:rFonts w:ascii="Arial" w:hAnsi="Arial" w:cs="Arial"/>
                <w:sz w:val="22"/>
                <w:szCs w:val="22"/>
              </w:rPr>
              <w:t>Solicitar Proposta Técnica”, “Solicitar Contato Técnico”, “Download de Catálogo”, “Agendar Demonstração”.</w:t>
            </w:r>
          </w:p>
        </w:tc>
      </w:tr>
      <w:tr w:rsidR="00783393" w:rsidRPr="00783393" w14:paraId="4FC1F144" w14:textId="77777777" w:rsidTr="00FE2AAB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7F1B575" w14:textId="77777777" w:rsidR="00783393" w:rsidRPr="00783393" w:rsidRDefault="00783393" w:rsidP="00672093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83393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Landing Page</w:t>
            </w:r>
          </w:p>
        </w:tc>
        <w:tc>
          <w:tcPr>
            <w:tcW w:w="0" w:type="auto"/>
            <w:vAlign w:val="center"/>
            <w:hideMark/>
          </w:tcPr>
          <w:p w14:paraId="5ECB0A77" w14:textId="193A250E" w:rsidR="00783393" w:rsidRPr="00783393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Página criada com foco em captar leads.</w:t>
            </w:r>
          </w:p>
        </w:tc>
        <w:tc>
          <w:tcPr>
            <w:tcW w:w="5445" w:type="dxa"/>
            <w:vAlign w:val="center"/>
            <w:hideMark/>
          </w:tcPr>
          <w:p w14:paraId="2E5D6394" w14:textId="347F4AF0" w:rsidR="00783393" w:rsidRPr="00783393" w:rsidRDefault="005E3EBB" w:rsidP="00672093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Páginas específicas para Mesa KRATUS, linha de focos cirúrgicos, suportes, serras OSTUS, cada uma com formulário e CTA.</w:t>
            </w:r>
          </w:p>
        </w:tc>
      </w:tr>
      <w:tr w:rsidR="005E3EBB" w:rsidRPr="00783393" w14:paraId="57F7CF16" w14:textId="77777777" w:rsidTr="00FE2AA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5CA65246" w14:textId="7A8243BA" w:rsidR="005E3EBB" w:rsidRPr="00783393" w:rsidRDefault="005E3EBB" w:rsidP="00672093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Biblioteca Digital</w:t>
            </w:r>
          </w:p>
        </w:tc>
        <w:tc>
          <w:tcPr>
            <w:tcW w:w="0" w:type="auto"/>
            <w:vAlign w:val="center"/>
          </w:tcPr>
          <w:p w14:paraId="73AF3738" w14:textId="118A7C28" w:rsidR="005E3EBB" w:rsidRPr="005E3EBB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>Repositório organizado de materiais digitais</w:t>
            </w:r>
          </w:p>
        </w:tc>
        <w:tc>
          <w:tcPr>
            <w:tcW w:w="5445" w:type="dxa"/>
            <w:vAlign w:val="center"/>
          </w:tcPr>
          <w:p w14:paraId="23E65FD9" w14:textId="3BE5082A" w:rsidR="005E3EBB" w:rsidRPr="005E3EBB" w:rsidRDefault="005E3EBB" w:rsidP="00672093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5E3EBB">
              <w:rPr>
                <w:rFonts w:ascii="Arial" w:hAnsi="Arial" w:cs="Arial"/>
                <w:sz w:val="22"/>
                <w:szCs w:val="22"/>
              </w:rPr>
              <w:t xml:space="preserve">Manter catálogos, fotos técnicas, vídeos e </w:t>
            </w:r>
            <w:proofErr w:type="spellStart"/>
            <w:r w:rsidRPr="005E3EBB">
              <w:rPr>
                <w:rFonts w:ascii="Arial" w:hAnsi="Arial" w:cs="Arial"/>
                <w:sz w:val="22"/>
                <w:szCs w:val="22"/>
              </w:rPr>
              <w:t>PDFs</w:t>
            </w:r>
            <w:proofErr w:type="spellEnd"/>
            <w:r w:rsidRPr="005E3EBB">
              <w:rPr>
                <w:rFonts w:ascii="Arial" w:hAnsi="Arial" w:cs="Arial"/>
                <w:sz w:val="22"/>
                <w:szCs w:val="22"/>
              </w:rPr>
              <w:t xml:space="preserve"> atualizados para serem usados em campanhas, LPs e comunicações de CRM.</w:t>
            </w:r>
          </w:p>
        </w:tc>
      </w:tr>
    </w:tbl>
    <w:p w14:paraId="69138009" w14:textId="77777777" w:rsidR="00783393" w:rsidRDefault="00783393" w:rsidP="005D412D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p w14:paraId="6D5E3CCC" w14:textId="77777777" w:rsidR="00B407F7" w:rsidRDefault="00B407F7" w:rsidP="005D412D">
      <w:pPr>
        <w:spacing w:line="360" w:lineRule="auto"/>
        <w:rPr>
          <w:rFonts w:ascii="Arial" w:hAnsi="Arial" w:cs="Arial"/>
          <w:b/>
          <w:sz w:val="22"/>
          <w:szCs w:val="22"/>
        </w:rPr>
      </w:pPr>
    </w:p>
    <w:p w14:paraId="1FE93715" w14:textId="77777777" w:rsidR="0030317C" w:rsidRDefault="0030317C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commentRangeStart w:id="11"/>
      <w:r w:rsidRPr="0030317C">
        <w:rPr>
          <w:rFonts w:ascii="Arial" w:hAnsi="Arial" w:cs="Arial"/>
          <w:b/>
          <w:sz w:val="22"/>
          <w:szCs w:val="22"/>
        </w:rPr>
        <w:t>Critérios de Descarte / Desqualificação</w:t>
      </w:r>
    </w:p>
    <w:p w14:paraId="1B4CD50D" w14:textId="77777777" w:rsidR="0030317C" w:rsidRPr="0030317C" w:rsidRDefault="0030317C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Um lead deve ser desqualificado quando:</w:t>
      </w:r>
    </w:p>
    <w:p w14:paraId="2EDB89FF" w14:textId="77777777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CNPJ não é do setor saúde</w:t>
      </w:r>
    </w:p>
    <w:p w14:paraId="21A2EDFD" w14:textId="77777777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“Curiosidade” sem aplicação clínica real</w:t>
      </w:r>
    </w:p>
    <w:p w14:paraId="089A18A3" w14:textId="77777777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Dados falsos ou sem possibilidade de contato</w:t>
      </w:r>
    </w:p>
    <w:p w14:paraId="64D44117" w14:textId="71A49E6D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 xml:space="preserve">Sem resposta após </w:t>
      </w:r>
      <w:r w:rsidR="00C070D1">
        <w:rPr>
          <w:rFonts w:ascii="Arial" w:hAnsi="Arial" w:cs="Arial"/>
          <w:bCs/>
          <w:sz w:val="22"/>
          <w:szCs w:val="22"/>
        </w:rPr>
        <w:t>3</w:t>
      </w:r>
      <w:r w:rsidR="00C070D1" w:rsidRPr="0030317C">
        <w:rPr>
          <w:rFonts w:ascii="Arial" w:hAnsi="Arial" w:cs="Arial"/>
          <w:bCs/>
          <w:sz w:val="22"/>
          <w:szCs w:val="22"/>
        </w:rPr>
        <w:t xml:space="preserve"> </w:t>
      </w:r>
      <w:r w:rsidRPr="0030317C">
        <w:rPr>
          <w:rFonts w:ascii="Arial" w:hAnsi="Arial" w:cs="Arial"/>
          <w:bCs/>
          <w:sz w:val="22"/>
          <w:szCs w:val="22"/>
        </w:rPr>
        <w:t>tentativas (30 dias)</w:t>
      </w:r>
    </w:p>
    <w:p w14:paraId="393B0151" w14:textId="77777777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Não atende critérios mínimos de MQL</w:t>
      </w:r>
    </w:p>
    <w:p w14:paraId="131F44E9" w14:textId="77777777" w:rsidR="004642EA" w:rsidRDefault="004642EA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6781AC19" w14:textId="3A601556" w:rsidR="0030317C" w:rsidRPr="0030317C" w:rsidRDefault="0030317C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Status adequados no CRM:</w:t>
      </w:r>
    </w:p>
    <w:p w14:paraId="3C3A2BE8" w14:textId="77777777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Lead inválido</w:t>
      </w:r>
    </w:p>
    <w:p w14:paraId="5BD82FF8" w14:textId="77777777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Lead fora do ICP</w:t>
      </w:r>
    </w:p>
    <w:p w14:paraId="3303CC10" w14:textId="77777777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Lead sem retorno – nutrir</w:t>
      </w:r>
    </w:p>
    <w:p w14:paraId="0EE25FEF" w14:textId="42B7E64E" w:rsidR="0030317C" w:rsidRPr="0030317C" w:rsidRDefault="0030317C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0317C">
        <w:rPr>
          <w:rFonts w:ascii="Arial" w:hAnsi="Arial" w:cs="Arial"/>
          <w:bCs/>
          <w:sz w:val="22"/>
          <w:szCs w:val="22"/>
        </w:rPr>
        <w:t>Contato não encontrado</w:t>
      </w:r>
      <w:commentRangeEnd w:id="11"/>
      <w:r w:rsidR="00C44364">
        <w:rPr>
          <w:rStyle w:val="Refdecomentrio"/>
        </w:rPr>
        <w:commentReference w:id="11"/>
      </w:r>
    </w:p>
    <w:p w14:paraId="0EF56E83" w14:textId="77777777" w:rsidR="0030317C" w:rsidRPr="0030317C" w:rsidRDefault="0030317C" w:rsidP="004642E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62541894" w14:textId="3BD2C556" w:rsidR="00B115D6" w:rsidRPr="0030317C" w:rsidRDefault="0030317C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407F7">
        <w:rPr>
          <w:rFonts w:ascii="Arial" w:hAnsi="Arial" w:cs="Arial"/>
          <w:b/>
          <w:sz w:val="22"/>
          <w:szCs w:val="22"/>
        </w:rPr>
        <w:t>Métricas e Indicadores</w:t>
      </w:r>
      <w:r w:rsidRPr="00233EFF">
        <w:rPr>
          <w:rFonts w:ascii="Arial" w:hAnsi="Arial" w:cs="Arial"/>
          <w:b/>
          <w:sz w:val="22"/>
          <w:szCs w:val="22"/>
        </w:rPr>
        <w:t xml:space="preserve"> 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660"/>
        <w:gridCol w:w="3715"/>
      </w:tblGrid>
      <w:tr w:rsidR="0030317C" w:rsidRPr="0030317C" w14:paraId="121E50E9" w14:textId="77777777" w:rsidTr="00056B4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83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F813CBB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Etapa</w:t>
            </w:r>
          </w:p>
        </w:tc>
        <w:tc>
          <w:tcPr>
            <w:tcW w:w="0" w:type="auto"/>
            <w:hideMark/>
          </w:tcPr>
          <w:p w14:paraId="5C03A002" w14:textId="77777777" w:rsidR="0030317C" w:rsidRPr="0030317C" w:rsidRDefault="0030317C" w:rsidP="005D412D">
            <w:pPr>
              <w:spacing w:line="360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Indicador</w:t>
            </w:r>
          </w:p>
        </w:tc>
      </w:tr>
      <w:tr w:rsidR="0030317C" w:rsidRPr="0030317C" w14:paraId="148C206B" w14:textId="77777777" w:rsidTr="00056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012A880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Atração</w:t>
            </w:r>
          </w:p>
        </w:tc>
        <w:tc>
          <w:tcPr>
            <w:tcW w:w="0" w:type="auto"/>
            <w:hideMark/>
          </w:tcPr>
          <w:p w14:paraId="56D716A2" w14:textId="77777777" w:rsidR="0030317C" w:rsidRPr="0030317C" w:rsidRDefault="0030317C" w:rsidP="005D41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Visitantes / Impressões</w:t>
            </w:r>
          </w:p>
        </w:tc>
      </w:tr>
      <w:tr w:rsidR="0030317C" w:rsidRPr="0030317C" w14:paraId="18A251B9" w14:textId="77777777" w:rsidTr="00056B4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C45AFF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Captação</w:t>
            </w:r>
          </w:p>
        </w:tc>
        <w:tc>
          <w:tcPr>
            <w:tcW w:w="0" w:type="auto"/>
            <w:hideMark/>
          </w:tcPr>
          <w:p w14:paraId="2DE3D655" w14:textId="77777777" w:rsidR="0030317C" w:rsidRPr="0030317C" w:rsidRDefault="0030317C" w:rsidP="005D41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 xml:space="preserve">Taxa de conversão da landing </w:t>
            </w:r>
            <w:proofErr w:type="spellStart"/>
            <w:r w:rsidRPr="0030317C">
              <w:rPr>
                <w:rFonts w:ascii="Arial" w:hAnsi="Arial" w:cs="Arial"/>
                <w:sz w:val="22"/>
                <w:szCs w:val="22"/>
              </w:rPr>
              <w:t>page</w:t>
            </w:r>
            <w:proofErr w:type="spellEnd"/>
          </w:p>
        </w:tc>
      </w:tr>
      <w:tr w:rsidR="0030317C" w:rsidRPr="0030317C" w14:paraId="13441B16" w14:textId="77777777" w:rsidTr="00056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625EDB1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MQL</w:t>
            </w:r>
          </w:p>
        </w:tc>
        <w:tc>
          <w:tcPr>
            <w:tcW w:w="0" w:type="auto"/>
            <w:hideMark/>
          </w:tcPr>
          <w:p w14:paraId="181C5DB8" w14:textId="77777777" w:rsidR="0030317C" w:rsidRPr="0030317C" w:rsidRDefault="0030317C" w:rsidP="005D41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% de leads que viram MQL</w:t>
            </w:r>
          </w:p>
        </w:tc>
      </w:tr>
      <w:tr w:rsidR="0030317C" w:rsidRPr="0030317C" w14:paraId="60DCC809" w14:textId="77777777" w:rsidTr="00056B4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CFDA28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SQL</w:t>
            </w:r>
          </w:p>
        </w:tc>
        <w:tc>
          <w:tcPr>
            <w:tcW w:w="0" w:type="auto"/>
            <w:hideMark/>
          </w:tcPr>
          <w:p w14:paraId="5EF10F17" w14:textId="77777777" w:rsidR="0030317C" w:rsidRPr="0030317C" w:rsidRDefault="0030317C" w:rsidP="005D41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% de MQL que viram SQL</w:t>
            </w:r>
          </w:p>
        </w:tc>
      </w:tr>
      <w:tr w:rsidR="0030317C" w:rsidRPr="0030317C" w14:paraId="233EFF81" w14:textId="77777777" w:rsidTr="00056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0F2E394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Oportunidades</w:t>
            </w:r>
          </w:p>
        </w:tc>
        <w:tc>
          <w:tcPr>
            <w:tcW w:w="0" w:type="auto"/>
            <w:hideMark/>
          </w:tcPr>
          <w:p w14:paraId="5111643B" w14:textId="77777777" w:rsidR="0030317C" w:rsidRPr="0030317C" w:rsidRDefault="0030317C" w:rsidP="005D41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% de SQL → propostas</w:t>
            </w:r>
          </w:p>
        </w:tc>
      </w:tr>
      <w:tr w:rsidR="0030317C" w:rsidRPr="0030317C" w14:paraId="6544E65A" w14:textId="77777777" w:rsidTr="00056B4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2DCCA0F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Fechamento</w:t>
            </w:r>
          </w:p>
        </w:tc>
        <w:tc>
          <w:tcPr>
            <w:tcW w:w="0" w:type="auto"/>
            <w:hideMark/>
          </w:tcPr>
          <w:p w14:paraId="2B408541" w14:textId="77777777" w:rsidR="0030317C" w:rsidRPr="0030317C" w:rsidRDefault="0030317C" w:rsidP="005D41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Taxa de fechamento (%)</w:t>
            </w:r>
          </w:p>
        </w:tc>
      </w:tr>
      <w:tr w:rsidR="0030317C" w:rsidRPr="0030317C" w14:paraId="5163A030" w14:textId="77777777" w:rsidTr="00056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45FF70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Tempo</w:t>
            </w:r>
          </w:p>
        </w:tc>
        <w:tc>
          <w:tcPr>
            <w:tcW w:w="0" w:type="auto"/>
            <w:hideMark/>
          </w:tcPr>
          <w:p w14:paraId="5B651F03" w14:textId="77777777" w:rsidR="0030317C" w:rsidRPr="0030317C" w:rsidRDefault="0030317C" w:rsidP="005D41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Tempo médio de resposta</w:t>
            </w:r>
          </w:p>
        </w:tc>
      </w:tr>
      <w:tr w:rsidR="0030317C" w:rsidRPr="0030317C" w14:paraId="4A6AF766" w14:textId="77777777" w:rsidTr="00056B4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6053311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Instalação</w:t>
            </w:r>
          </w:p>
        </w:tc>
        <w:tc>
          <w:tcPr>
            <w:tcW w:w="0" w:type="auto"/>
            <w:hideMark/>
          </w:tcPr>
          <w:p w14:paraId="40850704" w14:textId="77777777" w:rsidR="0030317C" w:rsidRPr="0030317C" w:rsidRDefault="0030317C" w:rsidP="005D41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Tempo entre pedido → instalação</w:t>
            </w:r>
          </w:p>
        </w:tc>
      </w:tr>
      <w:tr w:rsidR="0030317C" w:rsidRPr="0030317C" w14:paraId="4D52F869" w14:textId="77777777" w:rsidTr="00056B4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4A1E0D2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Pós-venda</w:t>
            </w:r>
          </w:p>
        </w:tc>
        <w:tc>
          <w:tcPr>
            <w:tcW w:w="0" w:type="auto"/>
            <w:hideMark/>
          </w:tcPr>
          <w:p w14:paraId="513A86D2" w14:textId="77777777" w:rsidR="0030317C" w:rsidRPr="0030317C" w:rsidRDefault="0030317C" w:rsidP="005D412D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NPS / Índice de manutenção</w:t>
            </w:r>
          </w:p>
        </w:tc>
      </w:tr>
      <w:tr w:rsidR="0030317C" w:rsidRPr="0030317C" w14:paraId="0464BF5E" w14:textId="77777777" w:rsidTr="00056B42">
        <w:trPr>
          <w:trHeight w:val="28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10B0FC" w14:textId="77777777" w:rsidR="0030317C" w:rsidRPr="0030317C" w:rsidRDefault="0030317C" w:rsidP="005D412D">
            <w:pPr>
              <w:spacing w:line="360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Retenção</w:t>
            </w:r>
          </w:p>
        </w:tc>
        <w:tc>
          <w:tcPr>
            <w:tcW w:w="0" w:type="auto"/>
            <w:hideMark/>
          </w:tcPr>
          <w:p w14:paraId="3262690C" w14:textId="77777777" w:rsidR="0030317C" w:rsidRPr="0030317C" w:rsidRDefault="0030317C" w:rsidP="005D412D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% clientes que compram de novo</w:t>
            </w:r>
          </w:p>
        </w:tc>
      </w:tr>
    </w:tbl>
    <w:p w14:paraId="1E02D264" w14:textId="77777777" w:rsidR="00682B0F" w:rsidRDefault="00682B0F" w:rsidP="005D412D">
      <w:pPr>
        <w:spacing w:line="360" w:lineRule="auto"/>
      </w:pPr>
    </w:p>
    <w:p w14:paraId="13911E69" w14:textId="74A26C8F" w:rsidR="00CA4BB1" w:rsidRPr="00916603" w:rsidRDefault="0030317C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30317C">
        <w:rPr>
          <w:rFonts w:ascii="Arial" w:hAnsi="Arial" w:cs="Arial"/>
          <w:b/>
          <w:sz w:val="22"/>
          <w:szCs w:val="22"/>
        </w:rPr>
        <w:t>Estrutura de Papéis Funcionais – Marketing, Comercial, Representantes, Técnica e SGQI</w:t>
      </w:r>
    </w:p>
    <w:tbl>
      <w:tblPr>
        <w:tblStyle w:val="TabeladeGrade1Clara"/>
        <w:tblW w:w="10343" w:type="dxa"/>
        <w:tblLook w:val="04A0" w:firstRow="1" w:lastRow="0" w:firstColumn="1" w:lastColumn="0" w:noHBand="0" w:noVBand="1"/>
      </w:tblPr>
      <w:tblGrid>
        <w:gridCol w:w="2263"/>
        <w:gridCol w:w="5979"/>
        <w:gridCol w:w="2101"/>
      </w:tblGrid>
      <w:tr w:rsidR="0030317C" w:rsidRPr="0030317C" w14:paraId="7C022DF2" w14:textId="77777777" w:rsidTr="00094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56F143D1" w14:textId="77777777" w:rsidR="0030317C" w:rsidRPr="0030317C" w:rsidRDefault="0030317C" w:rsidP="0009447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Papel Funcional</w:t>
            </w:r>
          </w:p>
        </w:tc>
        <w:tc>
          <w:tcPr>
            <w:tcW w:w="5979" w:type="dxa"/>
            <w:vAlign w:val="center"/>
            <w:hideMark/>
          </w:tcPr>
          <w:p w14:paraId="00C37C7A" w14:textId="77777777" w:rsidR="0030317C" w:rsidRPr="0030317C" w:rsidRDefault="0030317C" w:rsidP="000944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Responsabilidade Principal</w:t>
            </w:r>
          </w:p>
        </w:tc>
        <w:tc>
          <w:tcPr>
            <w:tcW w:w="2101" w:type="dxa"/>
            <w:vAlign w:val="center"/>
            <w:hideMark/>
          </w:tcPr>
          <w:p w14:paraId="668AF5BC" w14:textId="77777777" w:rsidR="0030317C" w:rsidRPr="0030317C" w:rsidRDefault="0030317C" w:rsidP="000944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0317C">
              <w:rPr>
                <w:rFonts w:ascii="Arial" w:hAnsi="Arial" w:cs="Arial"/>
                <w:sz w:val="22"/>
                <w:szCs w:val="22"/>
              </w:rPr>
              <w:t>Macroetapa</w:t>
            </w:r>
            <w:proofErr w:type="spellEnd"/>
            <w:r w:rsidRPr="0030317C">
              <w:rPr>
                <w:rFonts w:ascii="Arial" w:hAnsi="Arial" w:cs="Arial"/>
                <w:sz w:val="22"/>
                <w:szCs w:val="22"/>
              </w:rPr>
              <w:t xml:space="preserve"> do Processo</w:t>
            </w:r>
          </w:p>
        </w:tc>
      </w:tr>
      <w:tr w:rsidR="0030317C" w:rsidRPr="0030317C" w14:paraId="5186A8DA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7FDA21D" w14:textId="2572E3D9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Designer Digital – UX/UI e Conteúdo Visual</w:t>
            </w:r>
          </w:p>
        </w:tc>
        <w:tc>
          <w:tcPr>
            <w:tcW w:w="5979" w:type="dxa"/>
            <w:vAlign w:val="center"/>
          </w:tcPr>
          <w:p w14:paraId="38411C69" w14:textId="439BD06D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 xml:space="preserve">Criar identidade visual, layouts, </w:t>
            </w:r>
            <w:proofErr w:type="spellStart"/>
            <w:r w:rsidRPr="0030317C">
              <w:rPr>
                <w:rFonts w:ascii="Arial" w:hAnsi="Arial" w:cs="Arial"/>
                <w:bCs/>
                <w:sz w:val="22"/>
                <w:szCs w:val="22"/>
              </w:rPr>
              <w:t>wireframes</w:t>
            </w:r>
            <w:proofErr w:type="spellEnd"/>
            <w:r w:rsidRPr="0030317C">
              <w:rPr>
                <w:rFonts w:ascii="Arial" w:hAnsi="Arial" w:cs="Arial"/>
                <w:bCs/>
                <w:sz w:val="22"/>
                <w:szCs w:val="22"/>
              </w:rPr>
              <w:t xml:space="preserve">, catálogos, vídeos e materiais; otimizar experiência das landing </w:t>
            </w:r>
            <w:proofErr w:type="spellStart"/>
            <w:r w:rsidRPr="0030317C">
              <w:rPr>
                <w:rFonts w:ascii="Arial" w:hAnsi="Arial" w:cs="Arial"/>
                <w:bCs/>
                <w:sz w:val="22"/>
                <w:szCs w:val="22"/>
              </w:rPr>
              <w:t>pages</w:t>
            </w:r>
            <w:proofErr w:type="spellEnd"/>
            <w:r w:rsidRPr="0030317C">
              <w:rPr>
                <w:rFonts w:ascii="Arial" w:hAnsi="Arial" w:cs="Arial"/>
                <w:bCs/>
                <w:sz w:val="22"/>
                <w:szCs w:val="22"/>
              </w:rPr>
              <w:t xml:space="preserve"> e apoiar a comunicação técnica</w:t>
            </w:r>
          </w:p>
        </w:tc>
        <w:tc>
          <w:tcPr>
            <w:tcW w:w="2101" w:type="dxa"/>
            <w:vAlign w:val="center"/>
          </w:tcPr>
          <w:p w14:paraId="34EBB4DF" w14:textId="4B97C235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APOIO VISUAL (ATRAÇÃO → CONVERSÃO)</w:t>
            </w:r>
          </w:p>
        </w:tc>
      </w:tr>
      <w:tr w:rsidR="0030317C" w:rsidRPr="0030317C" w14:paraId="3D143932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7AA9A3DB" w14:textId="77777777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Marketing – Geração e Captação de Leads</w:t>
            </w:r>
          </w:p>
        </w:tc>
        <w:tc>
          <w:tcPr>
            <w:tcW w:w="5979" w:type="dxa"/>
            <w:vAlign w:val="center"/>
            <w:hideMark/>
          </w:tcPr>
          <w:p w14:paraId="59000E01" w14:textId="77777777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 xml:space="preserve">Produzir </w:t>
            </w:r>
            <w:proofErr w:type="spellStart"/>
            <w:r w:rsidRPr="0030317C">
              <w:rPr>
                <w:rFonts w:ascii="Arial" w:hAnsi="Arial" w:cs="Arial"/>
                <w:bCs/>
                <w:sz w:val="22"/>
                <w:szCs w:val="22"/>
              </w:rPr>
              <w:t>conteúdos</w:t>
            </w:r>
            <w:proofErr w:type="spellEnd"/>
            <w:r w:rsidRPr="0030317C">
              <w:rPr>
                <w:rFonts w:ascii="Arial" w:hAnsi="Arial" w:cs="Arial"/>
                <w:bCs/>
                <w:sz w:val="22"/>
                <w:szCs w:val="22"/>
              </w:rPr>
              <w:t xml:space="preserve"> técnicos e institucionais; estruturar campanhas; gerenciar mídias; nutrição inicial; apoiar posicionamento técnico-regulatório</w:t>
            </w:r>
          </w:p>
        </w:tc>
        <w:tc>
          <w:tcPr>
            <w:tcW w:w="2101" w:type="dxa"/>
            <w:vAlign w:val="center"/>
            <w:hideMark/>
          </w:tcPr>
          <w:p w14:paraId="72262988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ATRAÇÃO</w:t>
            </w:r>
          </w:p>
        </w:tc>
      </w:tr>
      <w:tr w:rsidR="0030317C" w:rsidRPr="0030317C" w14:paraId="45542102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4BE3177E" w14:textId="535EA266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LDR</w:t>
            </w:r>
            <w:r w:rsidR="00C4436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-</w:t>
            </w:r>
            <w:r w:rsidR="00C4436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</w:t>
            </w: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Pré-qualificação</w:t>
            </w:r>
          </w:p>
        </w:tc>
        <w:tc>
          <w:tcPr>
            <w:tcW w:w="5979" w:type="dxa"/>
            <w:vAlign w:val="center"/>
            <w:hideMark/>
          </w:tcPr>
          <w:p w14:paraId="62091EEE" w14:textId="708904FC" w:rsidR="0030317C" w:rsidRPr="0030317C" w:rsidRDefault="00C44364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Gerar listas e métodos de captação de “leads frios”, v</w:t>
            </w:r>
            <w:r w:rsidR="0030317C" w:rsidRPr="0030317C">
              <w:rPr>
                <w:rFonts w:ascii="Arial" w:hAnsi="Arial" w:cs="Arial"/>
                <w:bCs/>
                <w:sz w:val="22"/>
                <w:szCs w:val="22"/>
              </w:rPr>
              <w:t>alidar dados essenciais do lead, segmentar, organizar base, complementar informações e classificar como MQL</w:t>
            </w:r>
          </w:p>
        </w:tc>
        <w:tc>
          <w:tcPr>
            <w:tcW w:w="2101" w:type="dxa"/>
            <w:vAlign w:val="center"/>
            <w:hideMark/>
          </w:tcPr>
          <w:p w14:paraId="12F4685B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CAPTAÇÃO</w:t>
            </w:r>
          </w:p>
        </w:tc>
      </w:tr>
      <w:tr w:rsidR="0030317C" w:rsidRPr="0030317C" w14:paraId="5AA61EB9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47831B2C" w14:textId="01A7DA05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BDR – Prospecção </w:t>
            </w:r>
            <w:r w:rsidR="001E1D7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 Qualificação</w:t>
            </w:r>
          </w:p>
        </w:tc>
        <w:tc>
          <w:tcPr>
            <w:tcW w:w="5979" w:type="dxa"/>
            <w:vAlign w:val="center"/>
            <w:hideMark/>
          </w:tcPr>
          <w:p w14:paraId="0BB651D6" w14:textId="1F63A9B7" w:rsidR="0030317C" w:rsidRPr="0030317C" w:rsidRDefault="001E1D71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Realizar prospecção de leads, b</w:t>
            </w:r>
            <w:r w:rsidR="0030317C" w:rsidRPr="0030317C">
              <w:rPr>
                <w:rFonts w:ascii="Arial" w:hAnsi="Arial" w:cs="Arial"/>
                <w:bCs/>
                <w:sz w:val="22"/>
                <w:szCs w:val="22"/>
              </w:rPr>
              <w:t>uscar contas no CNES, identificar decisores, mapear oportunidades técnicas reais, fazer abordagem inicial estruturada</w:t>
            </w:r>
            <w:r>
              <w:rPr>
                <w:rFonts w:ascii="Arial" w:hAnsi="Arial" w:cs="Arial"/>
                <w:bCs/>
                <w:sz w:val="22"/>
                <w:szCs w:val="22"/>
              </w:rPr>
              <w:t>, v</w:t>
            </w:r>
            <w:r w:rsidRPr="0030317C">
              <w:rPr>
                <w:rFonts w:ascii="Arial" w:hAnsi="Arial" w:cs="Arial"/>
                <w:bCs/>
                <w:sz w:val="22"/>
                <w:szCs w:val="22"/>
              </w:rPr>
              <w:t xml:space="preserve">alidar necessidade clínica, mapear decisores, aplicar SPIN </w:t>
            </w:r>
            <w:proofErr w:type="spellStart"/>
            <w:r w:rsidRPr="0030317C">
              <w:rPr>
                <w:rFonts w:ascii="Arial" w:hAnsi="Arial" w:cs="Arial"/>
                <w:bCs/>
                <w:sz w:val="22"/>
                <w:szCs w:val="22"/>
              </w:rPr>
              <w:t>Selling</w:t>
            </w:r>
            <w:proofErr w:type="spellEnd"/>
            <w:r w:rsidRPr="0030317C">
              <w:rPr>
                <w:rFonts w:ascii="Arial" w:hAnsi="Arial" w:cs="Arial"/>
                <w:bCs/>
                <w:sz w:val="22"/>
                <w:szCs w:val="22"/>
              </w:rPr>
              <w:t>, confirmar intenção real e criar SQL</w:t>
            </w:r>
          </w:p>
        </w:tc>
        <w:tc>
          <w:tcPr>
            <w:tcW w:w="2101" w:type="dxa"/>
            <w:vAlign w:val="center"/>
            <w:hideMark/>
          </w:tcPr>
          <w:p w14:paraId="526E2A7F" w14:textId="77777777" w:rsid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PROSPECÇÃO</w:t>
            </w:r>
          </w:p>
          <w:p w14:paraId="6C6E32F7" w14:textId="3A54CA73" w:rsidR="001E1D71" w:rsidRPr="0030317C" w:rsidRDefault="001E1D71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 QUALIFICAÇÃO</w:t>
            </w:r>
          </w:p>
        </w:tc>
      </w:tr>
      <w:tr w:rsidR="0030317C" w:rsidRPr="0030317C" w14:paraId="5A502FE9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31F575C0" w14:textId="4D72984A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SDR – </w:t>
            </w:r>
            <w:r w:rsidR="001E1D7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Atendimento Receptivo e </w:t>
            </w: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Qualificação </w:t>
            </w:r>
          </w:p>
        </w:tc>
        <w:tc>
          <w:tcPr>
            <w:tcW w:w="5979" w:type="dxa"/>
            <w:vAlign w:val="center"/>
            <w:hideMark/>
          </w:tcPr>
          <w:p w14:paraId="30B318B9" w14:textId="404926D0" w:rsidR="0030317C" w:rsidRPr="0030317C" w:rsidRDefault="001E1D71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>Realizar atendimento passivo de leads e clientes que entrarem em contato, b</w:t>
            </w:r>
            <w:r w:rsidRPr="0030317C">
              <w:rPr>
                <w:rFonts w:ascii="Arial" w:hAnsi="Arial" w:cs="Arial"/>
                <w:bCs/>
                <w:sz w:val="22"/>
                <w:szCs w:val="22"/>
              </w:rPr>
              <w:t>uscar contas no CNES, identificar decisores, mapear oportunidades técnicas reais, fazer abordagem inicial estruturada</w:t>
            </w:r>
            <w:r>
              <w:rPr>
                <w:rFonts w:ascii="Arial" w:hAnsi="Arial" w:cs="Arial"/>
                <w:bCs/>
                <w:sz w:val="22"/>
                <w:szCs w:val="22"/>
              </w:rPr>
              <w:t>, v</w:t>
            </w:r>
            <w:r w:rsidRPr="0030317C">
              <w:rPr>
                <w:rFonts w:ascii="Arial" w:hAnsi="Arial" w:cs="Arial"/>
                <w:bCs/>
                <w:sz w:val="22"/>
                <w:szCs w:val="22"/>
              </w:rPr>
              <w:t xml:space="preserve">alidar necessidade clínica, mapear decisores, aplicar SPIN </w:t>
            </w:r>
            <w:proofErr w:type="spellStart"/>
            <w:r w:rsidRPr="0030317C">
              <w:rPr>
                <w:rFonts w:ascii="Arial" w:hAnsi="Arial" w:cs="Arial"/>
                <w:bCs/>
                <w:sz w:val="22"/>
                <w:szCs w:val="22"/>
              </w:rPr>
              <w:t>Selling</w:t>
            </w:r>
            <w:proofErr w:type="spellEnd"/>
            <w:r w:rsidRPr="0030317C">
              <w:rPr>
                <w:rFonts w:ascii="Arial" w:hAnsi="Arial" w:cs="Arial"/>
                <w:bCs/>
                <w:sz w:val="22"/>
                <w:szCs w:val="22"/>
              </w:rPr>
              <w:t>, confirmar intenção real e criar SQL</w:t>
            </w:r>
          </w:p>
        </w:tc>
        <w:tc>
          <w:tcPr>
            <w:tcW w:w="2101" w:type="dxa"/>
            <w:vAlign w:val="center"/>
            <w:hideMark/>
          </w:tcPr>
          <w:p w14:paraId="205F659B" w14:textId="77777777" w:rsidR="001E1D71" w:rsidRDefault="001E1D71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RECEPÇÃO</w:t>
            </w:r>
          </w:p>
          <w:p w14:paraId="64FA4445" w14:textId="3428E82A" w:rsidR="001E1D71" w:rsidRDefault="001E1D71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E</w:t>
            </w:r>
          </w:p>
          <w:p w14:paraId="61C8401B" w14:textId="4D4B8355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QUALIFICAÇÃO</w:t>
            </w:r>
          </w:p>
        </w:tc>
      </w:tr>
      <w:tr w:rsidR="0030317C" w:rsidRPr="0030317C" w14:paraId="3EBC16C6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514AF142" w14:textId="5162C623" w:rsidR="0030317C" w:rsidRPr="00364074" w:rsidRDefault="001E1D71" w:rsidP="00094470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Closer – </w:t>
            </w:r>
            <w:r w:rsidR="0030317C"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Vend</w:t>
            </w: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edor</w:t>
            </w:r>
            <w:r w:rsidR="0030317C"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/ Representantes Comerciais</w:t>
            </w:r>
          </w:p>
        </w:tc>
        <w:tc>
          <w:tcPr>
            <w:tcW w:w="5979" w:type="dxa"/>
            <w:vAlign w:val="center"/>
            <w:hideMark/>
          </w:tcPr>
          <w:p w14:paraId="4316553B" w14:textId="77777777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>Conduzir reuniões, apresentações técnicas e demonstrações; elaborar propostas; registrar histórico; executar cadência de follow-up; negociar até o fechamento</w:t>
            </w:r>
          </w:p>
        </w:tc>
        <w:tc>
          <w:tcPr>
            <w:tcW w:w="2101" w:type="dxa"/>
            <w:vAlign w:val="center"/>
            <w:hideMark/>
          </w:tcPr>
          <w:p w14:paraId="4AD0939F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NEGOCIAÇÃO E FECHAMENTO</w:t>
            </w:r>
          </w:p>
        </w:tc>
      </w:tr>
      <w:tr w:rsidR="00094470" w:rsidRPr="0030317C" w14:paraId="12730B6C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CBBA17A" w14:textId="513C28F7" w:rsidR="00094470" w:rsidRPr="00094470" w:rsidRDefault="00094470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094470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BackOffice – Suporte Administrativo</w:t>
            </w:r>
          </w:p>
        </w:tc>
        <w:tc>
          <w:tcPr>
            <w:tcW w:w="5979" w:type="dxa"/>
            <w:vAlign w:val="center"/>
          </w:tcPr>
          <w:p w14:paraId="652E96B1" w14:textId="4995449B" w:rsidR="00094470" w:rsidRPr="0030317C" w:rsidRDefault="00094470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094470">
              <w:rPr>
                <w:rFonts w:ascii="Arial" w:hAnsi="Arial" w:cs="Arial"/>
                <w:bCs/>
                <w:sz w:val="22"/>
                <w:szCs w:val="22"/>
              </w:rPr>
              <w:t>Gerar propostas sistêmicas, realizar conferência e coleta de documentos diretamente com o cliente, intermediar liberação de crédito, intermediar detalhes logísticos para entrega, inserir pedidos de venda no sistema Totvs Protheus e realizar o follow-up de todo o processo desde a inserção do pedido de venda, o seu respectivo faturamento e até a entrega para o cliente.</w:t>
            </w:r>
          </w:p>
        </w:tc>
        <w:tc>
          <w:tcPr>
            <w:tcW w:w="2101" w:type="dxa"/>
            <w:vAlign w:val="center"/>
          </w:tcPr>
          <w:p w14:paraId="102F91F1" w14:textId="77777777" w:rsidR="00094470" w:rsidRPr="00094470" w:rsidRDefault="00094470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94470">
              <w:rPr>
                <w:rFonts w:ascii="Arial" w:hAnsi="Arial" w:cs="Arial"/>
                <w:sz w:val="22"/>
                <w:szCs w:val="22"/>
              </w:rPr>
              <w:t>FORMALIZAÇÃO</w:t>
            </w:r>
          </w:p>
          <w:p w14:paraId="0BFE7EB4" w14:textId="77777777" w:rsidR="00094470" w:rsidRPr="00094470" w:rsidRDefault="00094470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94470">
              <w:rPr>
                <w:rFonts w:ascii="Arial" w:hAnsi="Arial" w:cs="Arial"/>
                <w:sz w:val="22"/>
                <w:szCs w:val="22"/>
              </w:rPr>
              <w:t>E</w:t>
            </w:r>
          </w:p>
          <w:p w14:paraId="4757E82E" w14:textId="3D4F830D" w:rsidR="00094470" w:rsidRPr="0030317C" w:rsidRDefault="00094470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094470">
              <w:rPr>
                <w:rFonts w:ascii="Arial" w:hAnsi="Arial" w:cs="Arial"/>
                <w:sz w:val="22"/>
                <w:szCs w:val="22"/>
              </w:rPr>
              <w:t>FATURAMENTO</w:t>
            </w:r>
          </w:p>
        </w:tc>
      </w:tr>
      <w:tr w:rsidR="0030317C" w:rsidRPr="0030317C" w14:paraId="14A37C21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50C285DE" w14:textId="77777777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Gestão Comercial</w:t>
            </w:r>
          </w:p>
        </w:tc>
        <w:tc>
          <w:tcPr>
            <w:tcW w:w="5979" w:type="dxa"/>
            <w:vAlign w:val="center"/>
            <w:hideMark/>
          </w:tcPr>
          <w:p w14:paraId="51966A9E" w14:textId="77777777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>Coordenar equipe interna e representantes; acompanhar indicadores; organizar pipeline; orientar abordagem consultiva; apoiar transição do pré-venda para vendas</w:t>
            </w:r>
          </w:p>
        </w:tc>
        <w:tc>
          <w:tcPr>
            <w:tcW w:w="2101" w:type="dxa"/>
            <w:vAlign w:val="center"/>
            <w:hideMark/>
          </w:tcPr>
          <w:p w14:paraId="1285087E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SUPORTE AO PROCESSO COMERCIAL</w:t>
            </w:r>
          </w:p>
        </w:tc>
      </w:tr>
      <w:tr w:rsidR="0030317C" w:rsidRPr="0030317C" w14:paraId="25C5B17D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5EDDB3DC" w14:textId="77777777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Licitações e Exportações</w:t>
            </w:r>
          </w:p>
        </w:tc>
        <w:tc>
          <w:tcPr>
            <w:tcW w:w="5979" w:type="dxa"/>
            <w:vAlign w:val="center"/>
            <w:hideMark/>
          </w:tcPr>
          <w:p w14:paraId="7A49EFC3" w14:textId="77777777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>Preparar documentação técnica, regulatória e fiscal; atender editais; garantir requisitos sanitários; orientar equipe sobre compliance no setor público</w:t>
            </w:r>
          </w:p>
        </w:tc>
        <w:tc>
          <w:tcPr>
            <w:tcW w:w="2101" w:type="dxa"/>
            <w:vAlign w:val="center"/>
            <w:hideMark/>
          </w:tcPr>
          <w:p w14:paraId="017FFAD0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NEGOCIAÇÃO – SETOR PÚBLICO / EXPORTAÇÃO</w:t>
            </w:r>
          </w:p>
        </w:tc>
      </w:tr>
      <w:tr w:rsidR="0030317C" w:rsidRPr="0030317C" w14:paraId="5E326841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2C36DD88" w14:textId="77777777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Assistência Técnica – Instalação e Pós-venda</w:t>
            </w:r>
          </w:p>
        </w:tc>
        <w:tc>
          <w:tcPr>
            <w:tcW w:w="5979" w:type="dxa"/>
            <w:vAlign w:val="center"/>
            <w:hideMark/>
          </w:tcPr>
          <w:p w14:paraId="4FDD7692" w14:textId="77777777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>Realizar vistoria, instalação, testes e entrega técnica; treinar usuários; registrar rastreabilidade; realizar NPS D+30; manter ciclo de manutenção preventiva e corretiva</w:t>
            </w:r>
          </w:p>
        </w:tc>
        <w:tc>
          <w:tcPr>
            <w:tcW w:w="2101" w:type="dxa"/>
            <w:vAlign w:val="center"/>
            <w:hideMark/>
          </w:tcPr>
          <w:p w14:paraId="7E1A9E28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PÓS-VENDA E RETENÇÃO</w:t>
            </w:r>
          </w:p>
        </w:tc>
      </w:tr>
      <w:tr w:rsidR="0030317C" w:rsidRPr="0030317C" w14:paraId="21A05AEF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4ED66C0A" w14:textId="77777777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SGQI / RT / Diretoria – Governança e Compliance</w:t>
            </w:r>
          </w:p>
        </w:tc>
        <w:tc>
          <w:tcPr>
            <w:tcW w:w="5979" w:type="dxa"/>
            <w:vAlign w:val="center"/>
            <w:hideMark/>
          </w:tcPr>
          <w:p w14:paraId="12FBA117" w14:textId="77777777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>Garantir aderência às normas ANVISA / INMETRO; validar materiais técnicos; supervisionar integridade dos dados e conformidade LGPD; manter coerência entre áreas</w:t>
            </w:r>
          </w:p>
        </w:tc>
        <w:tc>
          <w:tcPr>
            <w:tcW w:w="2101" w:type="dxa"/>
            <w:vAlign w:val="center"/>
            <w:hideMark/>
          </w:tcPr>
          <w:p w14:paraId="5A5FA095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TODAS AS ETAPAS</w:t>
            </w:r>
          </w:p>
        </w:tc>
      </w:tr>
      <w:tr w:rsidR="0030317C" w:rsidRPr="0030317C" w14:paraId="6FA4586B" w14:textId="77777777" w:rsidTr="00094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  <w:hideMark/>
          </w:tcPr>
          <w:p w14:paraId="1BB17A6A" w14:textId="2D0CD9C4" w:rsidR="0030317C" w:rsidRPr="0030317C" w:rsidRDefault="0030317C" w:rsidP="00094470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0317C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Gestão CRM / Sistemas</w:t>
            </w:r>
          </w:p>
        </w:tc>
        <w:tc>
          <w:tcPr>
            <w:tcW w:w="5979" w:type="dxa"/>
            <w:vAlign w:val="center"/>
            <w:hideMark/>
          </w:tcPr>
          <w:p w14:paraId="02B20031" w14:textId="77777777" w:rsidR="0030317C" w:rsidRPr="0030317C" w:rsidRDefault="0030317C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sz w:val="22"/>
                <w:szCs w:val="22"/>
              </w:rPr>
            </w:pPr>
            <w:r w:rsidRPr="0030317C">
              <w:rPr>
                <w:rFonts w:ascii="Arial" w:hAnsi="Arial" w:cs="Arial"/>
                <w:bCs/>
                <w:sz w:val="22"/>
                <w:szCs w:val="22"/>
              </w:rPr>
              <w:t>Garantir parametrização correta do CRM; criar pipelines; manter integrações com Protheus; orientar usuários; monitorar inputs e qualidade dos registros</w:t>
            </w:r>
          </w:p>
        </w:tc>
        <w:tc>
          <w:tcPr>
            <w:tcW w:w="2101" w:type="dxa"/>
            <w:vAlign w:val="center"/>
            <w:hideMark/>
          </w:tcPr>
          <w:p w14:paraId="01BDF673" w14:textId="77777777" w:rsidR="0030317C" w:rsidRPr="0030317C" w:rsidRDefault="0030317C" w:rsidP="00094470">
            <w:pPr>
              <w:spacing w:line="276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0317C">
              <w:rPr>
                <w:rFonts w:ascii="Arial" w:hAnsi="Arial" w:cs="Arial"/>
                <w:sz w:val="22"/>
                <w:szCs w:val="22"/>
              </w:rPr>
              <w:t>FERRAMENTAL DE PROCESSO</w:t>
            </w:r>
          </w:p>
        </w:tc>
      </w:tr>
    </w:tbl>
    <w:p w14:paraId="7DBC537A" w14:textId="2863DE47" w:rsidR="00CA4BB1" w:rsidRDefault="00CA4BB1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0428392" w14:textId="29D4AA36" w:rsidR="001C0FE8" w:rsidRPr="00090AAB" w:rsidRDefault="001C0FE8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90AAB">
        <w:rPr>
          <w:rFonts w:ascii="Arial" w:hAnsi="Arial" w:cs="Arial"/>
          <w:b/>
          <w:sz w:val="22"/>
          <w:szCs w:val="22"/>
        </w:rPr>
        <w:t>Público-Alvo</w:t>
      </w:r>
      <w:r w:rsidR="0077446E" w:rsidRPr="0077446E">
        <w:rPr>
          <w:rFonts w:ascii="Arial" w:hAnsi="Arial" w:cs="Arial"/>
          <w:b/>
          <w:sz w:val="22"/>
          <w:szCs w:val="22"/>
        </w:rPr>
        <w:t>– Perfil de Cliente Ideal</w:t>
      </w:r>
      <w:r w:rsidR="00CA66CE" w:rsidRPr="00CA66CE">
        <w:rPr>
          <w:rFonts w:ascii="Arial" w:hAnsi="Arial" w:cs="Arial"/>
          <w:b/>
          <w:sz w:val="22"/>
          <w:szCs w:val="22"/>
        </w:rPr>
        <w:t xml:space="preserve"> </w:t>
      </w:r>
      <w:r w:rsidR="00CA66CE">
        <w:rPr>
          <w:rFonts w:ascii="Arial" w:hAnsi="Arial" w:cs="Arial"/>
          <w:b/>
          <w:sz w:val="22"/>
          <w:szCs w:val="22"/>
        </w:rPr>
        <w:t xml:space="preserve">- Entender comportamento do </w:t>
      </w:r>
      <w:r w:rsidR="00CA66CE" w:rsidRPr="0077446E">
        <w:rPr>
          <w:rFonts w:ascii="Arial" w:hAnsi="Arial" w:cs="Arial"/>
          <w:b/>
          <w:sz w:val="22"/>
          <w:szCs w:val="22"/>
        </w:rPr>
        <w:t>ICP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3255"/>
        <w:gridCol w:w="6916"/>
      </w:tblGrid>
      <w:tr w:rsidR="001C0FE8" w:rsidRPr="00B51901" w14:paraId="123D11C3" w14:textId="77777777" w:rsidTr="00C73CE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1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hideMark/>
          </w:tcPr>
          <w:p w14:paraId="52BE5B51" w14:textId="77777777" w:rsidR="001C0FE8" w:rsidRPr="00B51901" w:rsidRDefault="001C0FE8" w:rsidP="00094470">
            <w:pPr>
              <w:spacing w:line="276" w:lineRule="auto"/>
              <w:jc w:val="both"/>
              <w:rPr>
                <w:rFonts w:ascii="Arial" w:hAnsi="Arial" w:cs="Arial"/>
                <w:sz w:val="22"/>
                <w:szCs w:val="22"/>
              </w:rPr>
            </w:pPr>
            <w:r w:rsidRPr="00B51901">
              <w:rPr>
                <w:rFonts w:ascii="Arial" w:hAnsi="Arial" w:cs="Arial"/>
                <w:sz w:val="22"/>
                <w:szCs w:val="22"/>
              </w:rPr>
              <w:t>Categoria</w:t>
            </w:r>
          </w:p>
        </w:tc>
        <w:tc>
          <w:tcPr>
            <w:tcW w:w="6916" w:type="dxa"/>
            <w:hideMark/>
          </w:tcPr>
          <w:p w14:paraId="6BC2261D" w14:textId="77777777" w:rsidR="001C0FE8" w:rsidRPr="00B51901" w:rsidRDefault="001C0FE8" w:rsidP="00094470">
            <w:pPr>
              <w:spacing w:line="276" w:lineRule="auto"/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51901">
              <w:rPr>
                <w:rFonts w:ascii="Arial" w:hAnsi="Arial" w:cs="Arial"/>
                <w:sz w:val="22"/>
                <w:szCs w:val="22"/>
              </w:rPr>
              <w:t>Descrição</w:t>
            </w:r>
          </w:p>
        </w:tc>
      </w:tr>
      <w:tr w:rsidR="001C0FE8" w:rsidRPr="00B51901" w14:paraId="14385669" w14:textId="77777777" w:rsidTr="00CA66C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3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  <w:hideMark/>
          </w:tcPr>
          <w:p w14:paraId="4BDF169E" w14:textId="5E72CDD7" w:rsidR="001C0FE8" w:rsidRPr="00B51901" w:rsidRDefault="001C0FE8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5190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Profissionais</w:t>
            </w:r>
            <w:r w:rsidR="008B691D" w:rsidRPr="00B5190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 da Saúde </w:t>
            </w:r>
          </w:p>
        </w:tc>
        <w:tc>
          <w:tcPr>
            <w:tcW w:w="6916" w:type="dxa"/>
            <w:vAlign w:val="center"/>
            <w:hideMark/>
          </w:tcPr>
          <w:p w14:paraId="48738EC1" w14:textId="1BC99E01" w:rsidR="001C0FE8" w:rsidRPr="00B51901" w:rsidRDefault="008B691D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51901">
              <w:rPr>
                <w:rFonts w:ascii="Arial" w:hAnsi="Arial" w:cs="Arial"/>
                <w:sz w:val="22"/>
                <w:szCs w:val="22"/>
              </w:rPr>
              <w:t>Médicos, enfermeiros, engenheiros clínicos, gestores hospitalares.</w:t>
            </w:r>
          </w:p>
        </w:tc>
      </w:tr>
      <w:tr w:rsidR="001C0FE8" w:rsidRPr="00B51901" w14:paraId="092A785D" w14:textId="77777777" w:rsidTr="00C73CE9">
        <w:trPr>
          <w:trHeight w:val="32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  <w:hideMark/>
          </w:tcPr>
          <w:p w14:paraId="5057BAE2" w14:textId="20BF5B44" w:rsidR="001C0FE8" w:rsidRPr="00B51901" w:rsidRDefault="008B691D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5190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 xml:space="preserve">Estabelecimentos da Saúde </w:t>
            </w:r>
          </w:p>
        </w:tc>
        <w:tc>
          <w:tcPr>
            <w:tcW w:w="6916" w:type="dxa"/>
            <w:vAlign w:val="center"/>
            <w:hideMark/>
          </w:tcPr>
          <w:p w14:paraId="50A9478B" w14:textId="4D191D03" w:rsidR="001C0FE8" w:rsidRPr="00B51901" w:rsidRDefault="008B691D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51901">
              <w:rPr>
                <w:rFonts w:ascii="Arial" w:hAnsi="Arial" w:cs="Arial"/>
                <w:sz w:val="22"/>
                <w:szCs w:val="22"/>
              </w:rPr>
              <w:t>Hospitais privados, clínicas especializadas e centros médicos.</w:t>
            </w:r>
          </w:p>
        </w:tc>
      </w:tr>
      <w:tr w:rsidR="001C0FE8" w:rsidRPr="00B51901" w14:paraId="11CEB7A6" w14:textId="77777777" w:rsidTr="00C73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  <w:hideMark/>
          </w:tcPr>
          <w:p w14:paraId="3D584B99" w14:textId="77777777" w:rsidR="001C0FE8" w:rsidRPr="00B51901" w:rsidRDefault="001C0FE8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5190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Distribuidores Nacionais</w:t>
            </w:r>
          </w:p>
        </w:tc>
        <w:tc>
          <w:tcPr>
            <w:tcW w:w="6916" w:type="dxa"/>
            <w:vAlign w:val="center"/>
            <w:hideMark/>
          </w:tcPr>
          <w:p w14:paraId="7F58EED1" w14:textId="38BCACC6" w:rsidR="001C0FE8" w:rsidRPr="00B51901" w:rsidRDefault="008B691D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51901">
              <w:rPr>
                <w:rFonts w:ascii="Arial" w:hAnsi="Arial" w:cs="Arial"/>
                <w:sz w:val="22"/>
                <w:szCs w:val="22"/>
              </w:rPr>
              <w:t>Representantes e distribuidores médicos.</w:t>
            </w:r>
          </w:p>
        </w:tc>
      </w:tr>
      <w:tr w:rsidR="001C0FE8" w:rsidRPr="00B51901" w14:paraId="53756987" w14:textId="77777777" w:rsidTr="00C73CE9">
        <w:trPr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  <w:hideMark/>
          </w:tcPr>
          <w:p w14:paraId="42680830" w14:textId="77777777" w:rsidR="001C0FE8" w:rsidRPr="00B51901" w:rsidRDefault="001C0FE8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5190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Distribuidores Internacionais</w:t>
            </w:r>
          </w:p>
        </w:tc>
        <w:tc>
          <w:tcPr>
            <w:tcW w:w="6916" w:type="dxa"/>
            <w:vAlign w:val="center"/>
            <w:hideMark/>
          </w:tcPr>
          <w:p w14:paraId="2C0EEBB6" w14:textId="6995C434" w:rsidR="001C0FE8" w:rsidRPr="00B51901" w:rsidRDefault="008B691D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51901">
              <w:rPr>
                <w:rFonts w:ascii="Arial" w:hAnsi="Arial" w:cs="Arial"/>
                <w:sz w:val="22"/>
                <w:szCs w:val="22"/>
              </w:rPr>
              <w:t>Parceiros de exportação e revenda.</w:t>
            </w:r>
          </w:p>
        </w:tc>
      </w:tr>
      <w:tr w:rsidR="001C0FE8" w:rsidRPr="00B51901" w14:paraId="33558465" w14:textId="77777777" w:rsidTr="00C73CE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5" w:type="dxa"/>
            <w:vAlign w:val="center"/>
            <w:hideMark/>
          </w:tcPr>
          <w:p w14:paraId="5A5E33A9" w14:textId="77777777" w:rsidR="001C0FE8" w:rsidRPr="00B51901" w:rsidRDefault="001C0FE8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B5190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Mercado Público</w:t>
            </w:r>
          </w:p>
        </w:tc>
        <w:tc>
          <w:tcPr>
            <w:tcW w:w="6916" w:type="dxa"/>
            <w:vAlign w:val="center"/>
            <w:hideMark/>
          </w:tcPr>
          <w:p w14:paraId="6AF0CF81" w14:textId="3194EFCF" w:rsidR="001C0FE8" w:rsidRPr="00B51901" w:rsidRDefault="008B691D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B51901">
              <w:rPr>
                <w:rFonts w:ascii="Arial" w:hAnsi="Arial" w:cs="Arial"/>
                <w:sz w:val="22"/>
                <w:szCs w:val="22"/>
              </w:rPr>
              <w:t>Instituições públicas de saúde (município, estado, união).</w:t>
            </w:r>
          </w:p>
        </w:tc>
      </w:tr>
    </w:tbl>
    <w:p w14:paraId="710DD706" w14:textId="77777777" w:rsidR="00921BA0" w:rsidRDefault="00921BA0" w:rsidP="005D412D">
      <w:pPr>
        <w:spacing w:line="360" w:lineRule="auto"/>
      </w:pPr>
    </w:p>
    <w:p w14:paraId="72C4EC55" w14:textId="4C30392A" w:rsidR="001C0FE8" w:rsidRPr="00921BA0" w:rsidRDefault="00921BA0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921BA0">
        <w:rPr>
          <w:rFonts w:ascii="Arial" w:hAnsi="Arial" w:cs="Arial"/>
          <w:b/>
          <w:sz w:val="22"/>
          <w:szCs w:val="22"/>
        </w:rPr>
        <w:t>Papéis no Processo de Compras – Hospitais Privados e Abordagem Estratégica</w:t>
      </w:r>
    </w:p>
    <w:tbl>
      <w:tblPr>
        <w:tblStyle w:val="SimplesTabela2"/>
        <w:tblW w:w="0" w:type="auto"/>
        <w:tblLook w:val="04A0" w:firstRow="1" w:lastRow="0" w:firstColumn="1" w:lastColumn="0" w:noHBand="0" w:noVBand="1"/>
      </w:tblPr>
      <w:tblGrid>
        <w:gridCol w:w="1928"/>
        <w:gridCol w:w="2486"/>
        <w:gridCol w:w="2264"/>
        <w:gridCol w:w="3526"/>
      </w:tblGrid>
      <w:tr w:rsidR="00921BA0" w:rsidRPr="0077446E" w14:paraId="61C2C009" w14:textId="77777777" w:rsidTr="00921B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  <w:hideMark/>
          </w:tcPr>
          <w:p w14:paraId="4176327F" w14:textId="77777777" w:rsidR="00921BA0" w:rsidRPr="0077446E" w:rsidRDefault="00921BA0" w:rsidP="00094470">
            <w:pPr>
              <w:spacing w:line="276" w:lineRule="auto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Papel</w:t>
            </w:r>
          </w:p>
        </w:tc>
        <w:tc>
          <w:tcPr>
            <w:tcW w:w="2489" w:type="dxa"/>
            <w:vAlign w:val="center"/>
            <w:hideMark/>
          </w:tcPr>
          <w:p w14:paraId="6E7C11AB" w14:textId="77777777" w:rsidR="00921BA0" w:rsidRPr="0077446E" w:rsidRDefault="00921BA0" w:rsidP="000944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Função</w:t>
            </w:r>
          </w:p>
        </w:tc>
        <w:tc>
          <w:tcPr>
            <w:tcW w:w="2268" w:type="dxa"/>
            <w:vAlign w:val="center"/>
            <w:hideMark/>
          </w:tcPr>
          <w:p w14:paraId="28BEC921" w14:textId="77777777" w:rsidR="00921BA0" w:rsidRPr="0077446E" w:rsidRDefault="00921BA0" w:rsidP="000944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Foco de Interesse</w:t>
            </w:r>
          </w:p>
        </w:tc>
        <w:tc>
          <w:tcPr>
            <w:tcW w:w="3541" w:type="dxa"/>
            <w:vAlign w:val="center"/>
            <w:hideMark/>
          </w:tcPr>
          <w:p w14:paraId="3A36C224" w14:textId="77777777" w:rsidR="00921BA0" w:rsidRPr="0077446E" w:rsidRDefault="00921BA0" w:rsidP="00094470">
            <w:pPr>
              <w:spacing w:line="276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Conteúdo</w:t>
            </w:r>
          </w:p>
        </w:tc>
      </w:tr>
      <w:tr w:rsidR="00921BA0" w:rsidRPr="0077446E" w14:paraId="171A8EAE" w14:textId="77777777" w:rsidTr="00921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  <w:hideMark/>
          </w:tcPr>
          <w:p w14:paraId="074DF4C3" w14:textId="77777777" w:rsidR="00921BA0" w:rsidRPr="00CA66CE" w:rsidRDefault="00921BA0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A66C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Comissão de Compras / Suprimentos</w:t>
            </w:r>
          </w:p>
        </w:tc>
        <w:tc>
          <w:tcPr>
            <w:tcW w:w="2489" w:type="dxa"/>
            <w:vAlign w:val="center"/>
            <w:hideMark/>
          </w:tcPr>
          <w:p w14:paraId="54B387FF" w14:textId="77777777" w:rsidR="00921BA0" w:rsidRPr="0077446E" w:rsidRDefault="00921BA0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Realiza cotações, negociações e formaliza a aquisição. Avalia compliance técnico e fiscal.</w:t>
            </w:r>
          </w:p>
        </w:tc>
        <w:tc>
          <w:tcPr>
            <w:tcW w:w="2268" w:type="dxa"/>
            <w:vAlign w:val="center"/>
            <w:hideMark/>
          </w:tcPr>
          <w:p w14:paraId="06753375" w14:textId="77777777" w:rsidR="00921BA0" w:rsidRPr="0077446E" w:rsidRDefault="00921BA0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Preço competitivo, prazo de entrega, condições comerciais, padronização, regularidade fiscal e técnica.</w:t>
            </w:r>
          </w:p>
        </w:tc>
        <w:tc>
          <w:tcPr>
            <w:tcW w:w="3541" w:type="dxa"/>
            <w:vAlign w:val="center"/>
            <w:hideMark/>
          </w:tcPr>
          <w:p w14:paraId="5943BF9B" w14:textId="77777777" w:rsidR="00921BA0" w:rsidRPr="0077446E" w:rsidRDefault="00921BA0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Criar conteúdo que evidencie: conformidade regulatória (ANVISA, INMETRO), descritivos técnicos completos, custo-benefício técnico e operacional. Apresentar diferenciais em materiais objetivos e diretos.</w:t>
            </w:r>
          </w:p>
        </w:tc>
      </w:tr>
      <w:tr w:rsidR="00921BA0" w:rsidRPr="0077446E" w14:paraId="0DE4A5DA" w14:textId="77777777" w:rsidTr="00921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  <w:hideMark/>
          </w:tcPr>
          <w:p w14:paraId="70E055DE" w14:textId="77777777" w:rsidR="00921BA0" w:rsidRPr="00CA66CE" w:rsidRDefault="00921BA0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A66C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Engenharia Clínica / Manutenção</w:t>
            </w:r>
          </w:p>
        </w:tc>
        <w:tc>
          <w:tcPr>
            <w:tcW w:w="2489" w:type="dxa"/>
            <w:vAlign w:val="center"/>
            <w:hideMark/>
          </w:tcPr>
          <w:p w14:paraId="694B0960" w14:textId="4A8C26F4" w:rsidR="00921BA0" w:rsidRPr="0077446E" w:rsidRDefault="00921BA0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Avalia a compatibilidade técnica do produto</w:t>
            </w:r>
            <w:r w:rsidR="00640D8B" w:rsidRPr="0077446E">
              <w:rPr>
                <w:rFonts w:ascii="Arial" w:hAnsi="Arial" w:cs="Arial"/>
                <w:sz w:val="22"/>
                <w:szCs w:val="22"/>
              </w:rPr>
              <w:t>/dispositivo</w:t>
            </w:r>
            <w:r w:rsidRPr="0077446E">
              <w:rPr>
                <w:rFonts w:ascii="Arial" w:hAnsi="Arial" w:cs="Arial"/>
                <w:sz w:val="22"/>
                <w:szCs w:val="22"/>
              </w:rPr>
              <w:t xml:space="preserve"> com o parque tecnológico. Participa ativamente da decisão.</w:t>
            </w:r>
          </w:p>
        </w:tc>
        <w:tc>
          <w:tcPr>
            <w:tcW w:w="2268" w:type="dxa"/>
            <w:vAlign w:val="center"/>
            <w:hideMark/>
          </w:tcPr>
          <w:p w14:paraId="7EB39F15" w14:textId="77777777" w:rsidR="00921BA0" w:rsidRPr="0077446E" w:rsidRDefault="00921BA0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Confiabilidade, suporte técnico, manutenção (preventiva e corretiva), peças de reposição, treinamentos.</w:t>
            </w:r>
          </w:p>
        </w:tc>
        <w:tc>
          <w:tcPr>
            <w:tcW w:w="3541" w:type="dxa"/>
            <w:vAlign w:val="center"/>
            <w:hideMark/>
          </w:tcPr>
          <w:p w14:paraId="4BEAE875" w14:textId="77777777" w:rsidR="00921BA0" w:rsidRPr="0077446E" w:rsidRDefault="00921BA0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 xml:space="preserve">Destacar: suporte técnico ágil e estruturado, manuais em português, histórico de desempenho, plano de manutenção e principalmente confiança no pós vendas. Vídeos técnicos, estudos de caso e </w:t>
            </w:r>
            <w:r w:rsidRPr="0077446E">
              <w:rPr>
                <w:rFonts w:ascii="Arial" w:hAnsi="Arial" w:cs="Arial"/>
                <w:sz w:val="22"/>
                <w:szCs w:val="22"/>
              </w:rPr>
              <w:lastRenderedPageBreak/>
              <w:t>depoimentos fortalecem a confiança.</w:t>
            </w:r>
          </w:p>
        </w:tc>
      </w:tr>
      <w:tr w:rsidR="00921BA0" w:rsidRPr="0077446E" w14:paraId="4EFE9A16" w14:textId="77777777" w:rsidTr="00921B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  <w:hideMark/>
          </w:tcPr>
          <w:p w14:paraId="17BB4B67" w14:textId="77777777" w:rsidR="00921BA0" w:rsidRPr="00CA66CE" w:rsidRDefault="00921BA0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A66CE">
              <w:rPr>
                <w:rFonts w:ascii="Arial" w:hAnsi="Arial" w:cs="Arial"/>
                <w:b w:val="0"/>
                <w:bCs w:val="0"/>
                <w:sz w:val="22"/>
                <w:szCs w:val="22"/>
              </w:rPr>
              <w:lastRenderedPageBreak/>
              <w:t>Equipe Médica / Cirurgiões / Enfermeiros / Chefias de Centro Cirúrgico / Instrumentadores</w:t>
            </w:r>
          </w:p>
        </w:tc>
        <w:tc>
          <w:tcPr>
            <w:tcW w:w="2489" w:type="dxa"/>
            <w:vAlign w:val="center"/>
            <w:hideMark/>
          </w:tcPr>
          <w:p w14:paraId="07487288" w14:textId="77777777" w:rsidR="00921BA0" w:rsidRPr="0077446E" w:rsidRDefault="00921BA0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Define os requisitos clínicos e valida a usabilidade dos dispositivos. Influência direta na decisão.</w:t>
            </w:r>
          </w:p>
        </w:tc>
        <w:tc>
          <w:tcPr>
            <w:tcW w:w="2268" w:type="dxa"/>
            <w:vAlign w:val="center"/>
            <w:hideMark/>
          </w:tcPr>
          <w:p w14:paraId="015E8328" w14:textId="77777777" w:rsidR="00921BA0" w:rsidRPr="0077446E" w:rsidRDefault="00921BA0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Ergonomia, segurança intraoperatória, eficiência técnica, facilidade de uso.</w:t>
            </w:r>
          </w:p>
        </w:tc>
        <w:tc>
          <w:tcPr>
            <w:tcW w:w="3541" w:type="dxa"/>
            <w:vAlign w:val="center"/>
            <w:hideMark/>
          </w:tcPr>
          <w:p w14:paraId="21DA4E67" w14:textId="77777777" w:rsidR="00921BA0" w:rsidRPr="0077446E" w:rsidRDefault="00921BA0" w:rsidP="00094470">
            <w:pPr>
              <w:spacing w:line="276" w:lineRule="auto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Criar conteúdo visual e objetivo: vídeos demonstrativos, depoimentos de usuários, comparativos técnicos, testes de usabilidade. Incentivar o compartilhamento orgânico (boca a boca entre médicos que atuam em múltiplas instituições).</w:t>
            </w:r>
          </w:p>
        </w:tc>
      </w:tr>
      <w:tr w:rsidR="00921BA0" w:rsidRPr="0077446E" w14:paraId="346D1FCE" w14:textId="77777777" w:rsidTr="00921B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06" w:type="dxa"/>
            <w:vAlign w:val="center"/>
            <w:hideMark/>
          </w:tcPr>
          <w:p w14:paraId="186A2D13" w14:textId="77777777" w:rsidR="00921BA0" w:rsidRPr="00CA66CE" w:rsidRDefault="00921BA0" w:rsidP="00094470">
            <w:pPr>
              <w:spacing w:line="276" w:lineRule="auto"/>
              <w:jc w:val="both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CA66CE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Administradores Hospitalares</w:t>
            </w:r>
          </w:p>
        </w:tc>
        <w:tc>
          <w:tcPr>
            <w:tcW w:w="2489" w:type="dxa"/>
            <w:vAlign w:val="center"/>
            <w:hideMark/>
          </w:tcPr>
          <w:p w14:paraId="3C50036D" w14:textId="138F9D98" w:rsidR="00921BA0" w:rsidRPr="0077446E" w:rsidRDefault="00921BA0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Normalmente Responsáveis pela aprovação final para aquisição dos produto</w:t>
            </w:r>
            <w:r w:rsidR="00640D8B" w:rsidRPr="0077446E">
              <w:rPr>
                <w:rFonts w:ascii="Arial" w:hAnsi="Arial" w:cs="Arial"/>
                <w:sz w:val="22"/>
                <w:szCs w:val="22"/>
              </w:rPr>
              <w:t>s/</w:t>
            </w:r>
            <w:r w:rsidR="0077446E" w:rsidRPr="0077446E">
              <w:rPr>
                <w:rFonts w:ascii="Arial" w:hAnsi="Arial" w:cs="Arial"/>
                <w:sz w:val="22"/>
                <w:szCs w:val="22"/>
              </w:rPr>
              <w:t>dispositivos do</w:t>
            </w:r>
            <w:r w:rsidRPr="0077446E">
              <w:rPr>
                <w:rFonts w:ascii="Arial" w:hAnsi="Arial" w:cs="Arial"/>
                <w:sz w:val="22"/>
                <w:szCs w:val="22"/>
              </w:rPr>
              <w:t xml:space="preserve"> escopo da empresa com base em orçamento e retorno sobre investimento (ROI).</w:t>
            </w:r>
          </w:p>
        </w:tc>
        <w:tc>
          <w:tcPr>
            <w:tcW w:w="2268" w:type="dxa"/>
            <w:vAlign w:val="center"/>
            <w:hideMark/>
          </w:tcPr>
          <w:p w14:paraId="64A0380C" w14:textId="77777777" w:rsidR="00921BA0" w:rsidRPr="0077446E" w:rsidRDefault="00921BA0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ROI, impacto na qualidade assistencial, sustentabilidade financeira, conformidade regulatória.</w:t>
            </w:r>
          </w:p>
        </w:tc>
        <w:tc>
          <w:tcPr>
            <w:tcW w:w="3541" w:type="dxa"/>
            <w:vAlign w:val="center"/>
            <w:hideMark/>
          </w:tcPr>
          <w:p w14:paraId="71932130" w14:textId="2D945458" w:rsidR="00921BA0" w:rsidRPr="0077446E" w:rsidRDefault="00921BA0" w:rsidP="00094470">
            <w:pPr>
              <w:spacing w:line="276" w:lineRule="auto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77446E">
              <w:rPr>
                <w:rFonts w:ascii="Arial" w:hAnsi="Arial" w:cs="Arial"/>
                <w:sz w:val="22"/>
                <w:szCs w:val="22"/>
              </w:rPr>
              <w:t>Apresentar indicadores claros: eficiência operacional, vida útil do produto, economia gerada. Explicar benefícios financeiros e possibilidades de financiamento (BNDES, leasing). Us</w:t>
            </w:r>
            <w:r w:rsidR="00FE41F1" w:rsidRPr="0077446E">
              <w:rPr>
                <w:rFonts w:ascii="Arial" w:hAnsi="Arial" w:cs="Arial"/>
                <w:sz w:val="22"/>
                <w:szCs w:val="22"/>
              </w:rPr>
              <w:t>ar</w:t>
            </w:r>
            <w:r w:rsidRPr="0077446E">
              <w:rPr>
                <w:rFonts w:ascii="Arial" w:hAnsi="Arial" w:cs="Arial"/>
                <w:sz w:val="22"/>
                <w:szCs w:val="22"/>
              </w:rPr>
              <w:t xml:space="preserve"> infográficos e cases comparativos com foco estratégico.</w:t>
            </w:r>
          </w:p>
        </w:tc>
      </w:tr>
    </w:tbl>
    <w:p w14:paraId="01B80D45" w14:textId="77777777" w:rsidR="002A5108" w:rsidRDefault="002A510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AE7DB99" w14:textId="61FF8A74" w:rsidR="00F735E6" w:rsidRDefault="00B75EDD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B80DEC">
        <w:rPr>
          <w:rFonts w:ascii="Arial" w:hAnsi="Arial" w:cs="Arial"/>
          <w:b/>
          <w:sz w:val="22"/>
          <w:szCs w:val="22"/>
        </w:rPr>
        <w:t>Campos</w:t>
      </w:r>
      <w:r w:rsidR="001C437A">
        <w:rPr>
          <w:rFonts w:ascii="Arial" w:hAnsi="Arial" w:cs="Arial"/>
          <w:b/>
          <w:sz w:val="22"/>
          <w:szCs w:val="22"/>
        </w:rPr>
        <w:t xml:space="preserve"> com listas </w:t>
      </w:r>
      <w:r w:rsidRPr="00B80DEC">
        <w:rPr>
          <w:rFonts w:ascii="Arial" w:hAnsi="Arial" w:cs="Arial"/>
          <w:b/>
          <w:sz w:val="22"/>
          <w:szCs w:val="22"/>
        </w:rPr>
        <w:t xml:space="preserve">para </w:t>
      </w:r>
      <w:r w:rsidR="001C437A">
        <w:rPr>
          <w:rFonts w:ascii="Arial" w:hAnsi="Arial" w:cs="Arial"/>
          <w:b/>
          <w:sz w:val="22"/>
          <w:szCs w:val="22"/>
        </w:rPr>
        <w:t>r</w:t>
      </w:r>
      <w:r w:rsidRPr="00B80DEC">
        <w:rPr>
          <w:rFonts w:ascii="Arial" w:hAnsi="Arial" w:cs="Arial"/>
          <w:b/>
          <w:sz w:val="22"/>
          <w:szCs w:val="22"/>
        </w:rPr>
        <w:t xml:space="preserve">egistro </w:t>
      </w:r>
      <w:r w:rsidR="001C437A">
        <w:rPr>
          <w:rFonts w:ascii="Arial" w:hAnsi="Arial" w:cs="Arial"/>
          <w:b/>
          <w:sz w:val="22"/>
          <w:szCs w:val="22"/>
        </w:rPr>
        <w:t xml:space="preserve">no CRM </w:t>
      </w:r>
      <w:r w:rsidRPr="00B80DEC">
        <w:rPr>
          <w:rFonts w:ascii="Arial" w:hAnsi="Arial" w:cs="Arial"/>
          <w:b/>
          <w:sz w:val="22"/>
          <w:szCs w:val="22"/>
          <w:highlight w:val="yellow"/>
        </w:rPr>
        <w:t xml:space="preserve"> </w:t>
      </w:r>
      <w:r w:rsidR="00FD2184" w:rsidRPr="00B80DEC">
        <w:rPr>
          <w:rFonts w:ascii="Arial" w:hAnsi="Arial" w:cs="Arial"/>
          <w:b/>
          <w:sz w:val="22"/>
          <w:szCs w:val="22"/>
          <w:highlight w:val="yellow"/>
        </w:rPr>
        <w:t>(validar com equipe</w:t>
      </w:r>
      <w:r w:rsidR="00EF4432">
        <w:rPr>
          <w:rFonts w:ascii="Arial" w:hAnsi="Arial" w:cs="Arial"/>
          <w:b/>
          <w:sz w:val="22"/>
          <w:szCs w:val="22"/>
        </w:rPr>
        <w:t xml:space="preserve"> - </w:t>
      </w:r>
      <w:r w:rsidR="00EF4432" w:rsidRPr="00EF4432">
        <w:rPr>
          <w:rFonts w:ascii="Arial" w:hAnsi="Arial" w:cs="Arial"/>
          <w:b/>
          <w:sz w:val="22"/>
          <w:szCs w:val="22"/>
          <w:highlight w:val="yellow"/>
        </w:rPr>
        <w:t>Lista padronizada para facilitar estatísticas depois</w:t>
      </w:r>
      <w:r w:rsidR="00EF4432">
        <w:rPr>
          <w:rFonts w:ascii="Arial" w:hAnsi="Arial" w:cs="Arial"/>
          <w:b/>
          <w:sz w:val="22"/>
          <w:szCs w:val="22"/>
        </w:rPr>
        <w:t>)</w:t>
      </w:r>
    </w:p>
    <w:p w14:paraId="69F962FD" w14:textId="723213FB" w:rsidR="00623838" w:rsidRDefault="0062383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623838">
        <w:rPr>
          <w:rFonts w:ascii="Arial" w:hAnsi="Arial" w:cs="Arial"/>
          <w:bCs/>
          <w:sz w:val="22"/>
          <w:szCs w:val="22"/>
        </w:rPr>
        <w:t>São informações mínimas e padronizadas para qualificação, análise, rastreabilidade e movimentação das etapas (CNPJ, CNES, Segmento, Porte, Contatos, Decisores, Aplicação Clínica, SPIN, Origem, Status e Motivo da Perda).</w:t>
      </w:r>
    </w:p>
    <w:p w14:paraId="4A842569" w14:textId="77777777" w:rsidR="00623838" w:rsidRPr="00623838" w:rsidRDefault="00623838" w:rsidP="004642E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2D9C9EB8" w14:textId="5297F21C" w:rsidR="00B75EDD" w:rsidRPr="00B75EDD" w:rsidRDefault="00B75EDD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B75EDD">
        <w:rPr>
          <w:rFonts w:ascii="Arial" w:hAnsi="Arial" w:cs="Arial"/>
          <w:b/>
          <w:sz w:val="22"/>
          <w:szCs w:val="22"/>
        </w:rPr>
        <w:t>Identificação do Lead / Oportunidade</w:t>
      </w:r>
    </w:p>
    <w:p w14:paraId="6D1DB08A" w14:textId="6AEA21E8" w:rsidR="00F735E6" w:rsidRPr="00B75EDD" w:rsidRDefault="00F735E6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Identifica o estágio inicial do contato (MQL, SQL, oportunidade comercial, cliente ativo ou licitação).</w:t>
      </w:r>
    </w:p>
    <w:p w14:paraId="26149335" w14:textId="77777777" w:rsidR="00B75EDD" w:rsidRP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MQL – Lead Qualificado pelo Marketing</w:t>
      </w:r>
    </w:p>
    <w:p w14:paraId="49270EA5" w14:textId="77777777" w:rsidR="00B75EDD" w:rsidRP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SQL – Lead Qualificado para Vendas</w:t>
      </w:r>
    </w:p>
    <w:p w14:paraId="41783CC7" w14:textId="77777777" w:rsidR="00B75EDD" w:rsidRP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Oportunidade Comercial</w:t>
      </w:r>
    </w:p>
    <w:p w14:paraId="3FBEF729" w14:textId="77777777" w:rsid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Cliente Existente – Upgrade</w:t>
      </w:r>
    </w:p>
    <w:p w14:paraId="5215927C" w14:textId="4083C77B" w:rsidR="00532737" w:rsidRPr="00B75EDD" w:rsidRDefault="0053273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commentRangeStart w:id="12"/>
      <w:r>
        <w:rPr>
          <w:rFonts w:ascii="Arial" w:hAnsi="Arial" w:cs="Arial"/>
          <w:bCs/>
          <w:sz w:val="22"/>
          <w:szCs w:val="22"/>
        </w:rPr>
        <w:t>Recuperação de Oportunidade</w:t>
      </w:r>
      <w:commentRangeEnd w:id="12"/>
      <w:r>
        <w:rPr>
          <w:rStyle w:val="Refdecomentrio"/>
        </w:rPr>
        <w:commentReference w:id="12"/>
      </w:r>
    </w:p>
    <w:p w14:paraId="14DA754D" w14:textId="77777777" w:rsidR="00B75EDD" w:rsidRP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Cliente Existente – Nova Demanda (Pós-venda)</w:t>
      </w:r>
    </w:p>
    <w:p w14:paraId="0227200D" w14:textId="7E6E189E" w:rsid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Licitação / Edital</w:t>
      </w:r>
    </w:p>
    <w:p w14:paraId="78F6459E" w14:textId="20C7DF28" w:rsidR="00B75EDD" w:rsidRDefault="00B75EDD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lastRenderedPageBreak/>
        <w:t>ICP (Perfil Ideal de Cliente)</w:t>
      </w:r>
    </w:p>
    <w:p w14:paraId="78C66B87" w14:textId="743EBBE3" w:rsidR="00010953" w:rsidRPr="00010953" w:rsidRDefault="00010953" w:rsidP="00010953">
      <w:pPr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  <w:r w:rsidRPr="00010953">
        <w:rPr>
          <w:rFonts w:ascii="Arial" w:hAnsi="Arial" w:cs="Arial"/>
          <w:bCs/>
          <w:sz w:val="22"/>
          <w:szCs w:val="22"/>
        </w:rPr>
        <w:t>O ICP indica a aderência do contato ao perfil de cliente definido pela empresa.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010953">
        <w:rPr>
          <w:rFonts w:ascii="Arial" w:hAnsi="Arial" w:cs="Arial"/>
          <w:bCs/>
          <w:sz w:val="22"/>
          <w:szCs w:val="22"/>
        </w:rPr>
        <w:t>Essa classificação será realizada automaticamente pelo próprio processo de atendimento do SDR e pelo CRM, com base nas informações coletadas durante o contato (tipo de instituição, existência de centro cirúrgico, porte e potencial de compra).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010953">
        <w:rPr>
          <w:rFonts w:ascii="Arial" w:hAnsi="Arial" w:cs="Arial"/>
          <w:bCs/>
          <w:sz w:val="22"/>
          <w:szCs w:val="22"/>
        </w:rPr>
        <w:t xml:space="preserve">Não será utilizado campo manual específico para este controle. </w:t>
      </w:r>
    </w:p>
    <w:p w14:paraId="3C161F7E" w14:textId="2238D169" w:rsidR="00B75EDD" w:rsidRDefault="00B75EDD" w:rsidP="00010953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Proprietário do Lead</w:t>
      </w:r>
    </w:p>
    <w:p w14:paraId="6C4B1C6C" w14:textId="77777777" w:rsidR="00B75EDD" w:rsidRP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LDR</w:t>
      </w:r>
    </w:p>
    <w:p w14:paraId="27511521" w14:textId="77777777" w:rsidR="00B75EDD" w:rsidRP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BDR</w:t>
      </w:r>
    </w:p>
    <w:p w14:paraId="79940255" w14:textId="77777777" w:rsidR="00B75EDD" w:rsidRPr="00B75EDD" w:rsidRDefault="00B75ED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75EDD">
        <w:rPr>
          <w:rFonts w:ascii="Arial" w:hAnsi="Arial" w:cs="Arial"/>
          <w:bCs/>
          <w:sz w:val="22"/>
          <w:szCs w:val="22"/>
        </w:rPr>
        <w:t>SDR</w:t>
      </w:r>
    </w:p>
    <w:p w14:paraId="7E15F326" w14:textId="30A95D19" w:rsidR="00B75EDD" w:rsidRDefault="005563C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Closer</w:t>
      </w:r>
    </w:p>
    <w:p w14:paraId="3F536C20" w14:textId="5D134972" w:rsidR="005563CF" w:rsidRDefault="005563C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BackOffice</w:t>
      </w:r>
    </w:p>
    <w:p w14:paraId="373D754D" w14:textId="279A44DE" w:rsidR="00521B50" w:rsidRPr="00B75EDD" w:rsidRDefault="00521B50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CS</w:t>
      </w:r>
    </w:p>
    <w:p w14:paraId="239E23A3" w14:textId="77777777" w:rsidR="00B75EDD" w:rsidRDefault="00B75EDD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00443DB3" w14:textId="7729F751" w:rsidR="00B75EDD" w:rsidRPr="00B75EDD" w:rsidRDefault="00B75EDD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B75EDD">
        <w:rPr>
          <w:rFonts w:ascii="Arial" w:hAnsi="Arial" w:cs="Arial"/>
          <w:b/>
          <w:sz w:val="22"/>
          <w:szCs w:val="22"/>
        </w:rPr>
        <w:t>Segmento do Estabelecimento</w:t>
      </w:r>
    </w:p>
    <w:p w14:paraId="4F8DC5C1" w14:textId="5AFD66D1" w:rsidR="00F735E6" w:rsidRPr="00B75EDD" w:rsidRDefault="00083469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</w:t>
      </w:r>
      <w:r w:rsidRPr="00083469">
        <w:rPr>
          <w:rFonts w:ascii="Arial" w:hAnsi="Arial" w:cs="Arial"/>
          <w:bCs/>
          <w:sz w:val="22"/>
          <w:szCs w:val="22"/>
        </w:rPr>
        <w:t>lassificação adaptada CNES / DATASUS</w:t>
      </w:r>
      <w:r>
        <w:rPr>
          <w:rFonts w:ascii="Arial" w:hAnsi="Arial" w:cs="Arial"/>
          <w:bCs/>
          <w:sz w:val="22"/>
          <w:szCs w:val="22"/>
        </w:rPr>
        <w:t xml:space="preserve"> - </w:t>
      </w:r>
      <w:r w:rsidR="00F735E6" w:rsidRPr="00B75EDD">
        <w:rPr>
          <w:rFonts w:ascii="Arial" w:hAnsi="Arial" w:cs="Arial"/>
          <w:bCs/>
          <w:sz w:val="22"/>
          <w:szCs w:val="22"/>
        </w:rPr>
        <w:t>Classifica o tipo de instituição. Ajuda na estratégia e priorização do relacionamento</w:t>
      </w:r>
      <w:r w:rsidR="009473E6" w:rsidRPr="00B75EDD">
        <w:rPr>
          <w:rFonts w:ascii="Arial" w:hAnsi="Arial" w:cs="Arial"/>
          <w:bCs/>
          <w:sz w:val="22"/>
          <w:szCs w:val="22"/>
        </w:rPr>
        <w:t xml:space="preserve"> e desenho do funil</w:t>
      </w:r>
      <w:r w:rsidR="00F735E6" w:rsidRPr="00B75EDD">
        <w:rPr>
          <w:rFonts w:ascii="Arial" w:hAnsi="Arial" w:cs="Arial"/>
          <w:bCs/>
          <w:sz w:val="22"/>
          <w:szCs w:val="22"/>
        </w:rPr>
        <w:t>.</w:t>
      </w:r>
    </w:p>
    <w:p w14:paraId="251938D4" w14:textId="6CAF7FD0" w:rsidR="00557647" w:rsidRPr="00557647" w:rsidRDefault="00557647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a) </w:t>
      </w:r>
      <w:r w:rsidRPr="00557647">
        <w:rPr>
          <w:rFonts w:ascii="Arial" w:hAnsi="Arial" w:cs="Arial"/>
          <w:bCs/>
          <w:sz w:val="22"/>
          <w:szCs w:val="22"/>
        </w:rPr>
        <w:t>Estabelecimentos Assistenciais – CNES</w:t>
      </w:r>
    </w:p>
    <w:p w14:paraId="1EC2DAD7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Posto de Saúde</w:t>
      </w:r>
    </w:p>
    <w:p w14:paraId="4EC11DBB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Centro de Saúde / UBS</w:t>
      </w:r>
    </w:p>
    <w:p w14:paraId="140C9247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Policlínica</w:t>
      </w:r>
    </w:p>
    <w:p w14:paraId="601B4398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Hospital Geral</w:t>
      </w:r>
    </w:p>
    <w:p w14:paraId="5762BF7A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Hospital Especializado</w:t>
      </w:r>
    </w:p>
    <w:p w14:paraId="1B43AD30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Unidade Mista</w:t>
      </w:r>
    </w:p>
    <w:p w14:paraId="578ADDC4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Pronto Socorro Geral</w:t>
      </w:r>
    </w:p>
    <w:p w14:paraId="65E5A54F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Pronto Socorro Especializado</w:t>
      </w:r>
    </w:p>
    <w:p w14:paraId="452AD35D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Consultório Isolado</w:t>
      </w:r>
    </w:p>
    <w:p w14:paraId="47F41219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Clínica Especializada / Ambulatório Especializado</w:t>
      </w:r>
    </w:p>
    <w:p w14:paraId="044EEDF0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Unidade SADT</w:t>
      </w:r>
    </w:p>
    <w:p w14:paraId="2D9132FC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Farmácia / Dispensário</w:t>
      </w:r>
    </w:p>
    <w:p w14:paraId="4535C3F7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Centro de Parto Normal Isolado</w:t>
      </w:r>
    </w:p>
    <w:p w14:paraId="6A6E7D5C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Hospital Dia</w:t>
      </w:r>
    </w:p>
    <w:p w14:paraId="535D3A31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LACEN</w:t>
      </w:r>
    </w:p>
    <w:p w14:paraId="027491D6" w14:textId="7194E180" w:rsidR="00557647" w:rsidRPr="00557647" w:rsidRDefault="00557647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lastRenderedPageBreak/>
        <w:t>b)</w:t>
      </w:r>
      <w:r w:rsidRPr="00557647">
        <w:rPr>
          <w:rFonts w:ascii="Arial" w:hAnsi="Arial" w:cs="Arial"/>
          <w:bCs/>
          <w:sz w:val="22"/>
          <w:szCs w:val="22"/>
        </w:rPr>
        <w:t xml:space="preserve"> Administrativos / Gestão – CNES</w:t>
      </w:r>
    </w:p>
    <w:p w14:paraId="49BF7050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Secretaria de Saúde</w:t>
      </w:r>
    </w:p>
    <w:p w14:paraId="70AD3571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Unidade de Vigilância em Saúde</w:t>
      </w:r>
    </w:p>
    <w:p w14:paraId="451512E3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Central de Regulação</w:t>
      </w:r>
    </w:p>
    <w:p w14:paraId="290AF3F8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Cooperativa de Profissionais de Saúde</w:t>
      </w:r>
    </w:p>
    <w:p w14:paraId="008C1584" w14:textId="59FB87DA" w:rsidR="00557647" w:rsidRPr="00557647" w:rsidRDefault="00557647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c)</w:t>
      </w:r>
      <w:r w:rsidRPr="00557647">
        <w:rPr>
          <w:rFonts w:ascii="Arial" w:hAnsi="Arial" w:cs="Arial"/>
          <w:bCs/>
          <w:sz w:val="22"/>
          <w:szCs w:val="22"/>
        </w:rPr>
        <w:t xml:space="preserve"> Unidades Móveis – CNES</w:t>
      </w:r>
    </w:p>
    <w:p w14:paraId="4AF1AD6C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Unidade Móvel Terrestre</w:t>
      </w:r>
    </w:p>
    <w:p w14:paraId="19D506D7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Unidade Móvel Fluvial</w:t>
      </w:r>
    </w:p>
    <w:p w14:paraId="2D95F456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Unidade Móvel Pré-Hospitalar</w:t>
      </w:r>
    </w:p>
    <w:p w14:paraId="4F24CDA6" w14:textId="7F84E854" w:rsidR="00557647" w:rsidRPr="00557647" w:rsidRDefault="00557647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d)</w:t>
      </w:r>
      <w:r w:rsidRPr="00557647">
        <w:rPr>
          <w:rFonts w:ascii="Arial" w:hAnsi="Arial" w:cs="Arial"/>
          <w:bCs/>
          <w:sz w:val="22"/>
          <w:szCs w:val="22"/>
        </w:rPr>
        <w:t xml:space="preserve"> Segmentos Comerciais Complementares (não CNES)</w:t>
      </w:r>
    </w:p>
    <w:p w14:paraId="53E5E102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Engenharia Clínica</w:t>
      </w:r>
    </w:p>
    <w:p w14:paraId="5A83A830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Manutenção / Biomédica</w:t>
      </w:r>
    </w:p>
    <w:p w14:paraId="09E0C004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Gestora Hospitalar / Administradora / Operadora</w:t>
      </w:r>
    </w:p>
    <w:p w14:paraId="598F0098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Consultoria Hospitalar</w:t>
      </w:r>
    </w:p>
    <w:p w14:paraId="27B17127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Arquitetura Hospitalar</w:t>
      </w:r>
    </w:p>
    <w:p w14:paraId="30954650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Construtoras de Obras Hospitalares</w:t>
      </w:r>
    </w:p>
    <w:p w14:paraId="37429EEF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Projetistas / Integradores de Soluções</w:t>
      </w:r>
    </w:p>
    <w:p w14:paraId="29B6536A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Revenda / Distribuidor</w:t>
      </w:r>
    </w:p>
    <w:p w14:paraId="7D03CB7D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Empresas de Tecnologia em Saúde</w:t>
      </w:r>
    </w:p>
    <w:p w14:paraId="14F06EAA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Fabricantes / OEM</w:t>
      </w:r>
    </w:p>
    <w:p w14:paraId="28E04C7A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Instituições de Ensino</w:t>
      </w:r>
    </w:p>
    <w:p w14:paraId="752DC486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Instituições Filantrópicas</w:t>
      </w:r>
    </w:p>
    <w:p w14:paraId="3470183A" w14:textId="577D5725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 xml:space="preserve">Clínicas Veterinárias / Hospitais Veterinários </w:t>
      </w:r>
    </w:p>
    <w:p w14:paraId="4B5E3ABE" w14:textId="76ADC896" w:rsidR="00557647" w:rsidRPr="00557647" w:rsidRDefault="00557647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c)</w:t>
      </w:r>
      <w:r w:rsidRPr="00557647">
        <w:rPr>
          <w:rFonts w:ascii="Arial" w:hAnsi="Arial" w:cs="Arial"/>
          <w:bCs/>
          <w:sz w:val="22"/>
          <w:szCs w:val="22"/>
        </w:rPr>
        <w:t xml:space="preserve"> Profissionais da Saúde – Pessoa Física</w:t>
      </w:r>
    </w:p>
    <w:p w14:paraId="1F1904BC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Médico Cirurgião</w:t>
      </w:r>
    </w:p>
    <w:p w14:paraId="6C58FAB3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Diretor Clínico</w:t>
      </w:r>
    </w:p>
    <w:p w14:paraId="259C103E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Coordenador CC</w:t>
      </w:r>
    </w:p>
    <w:p w14:paraId="658102E3" w14:textId="77777777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Enfermeiro / Instrumentador</w:t>
      </w:r>
    </w:p>
    <w:p w14:paraId="5EEEB8F9" w14:textId="62074BD6" w:rsidR="00557647" w:rsidRPr="00557647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Anestesista</w:t>
      </w:r>
    </w:p>
    <w:p w14:paraId="2B3F3EBF" w14:textId="7E91A6BE" w:rsidR="00083469" w:rsidRDefault="0055764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57647">
        <w:rPr>
          <w:rFonts w:ascii="Arial" w:hAnsi="Arial" w:cs="Arial"/>
          <w:bCs/>
          <w:sz w:val="22"/>
          <w:szCs w:val="22"/>
        </w:rPr>
        <w:t>Profissional Autônomo</w:t>
      </w:r>
    </w:p>
    <w:p w14:paraId="7E44A766" w14:textId="77777777" w:rsidR="00557647" w:rsidRDefault="00557647" w:rsidP="004642EA">
      <w:pPr>
        <w:pStyle w:val="PargrafodaLista"/>
        <w:spacing w:line="360" w:lineRule="auto"/>
        <w:ind w:left="1440"/>
        <w:jc w:val="both"/>
        <w:rPr>
          <w:rFonts w:ascii="Arial" w:hAnsi="Arial" w:cs="Arial"/>
          <w:bCs/>
          <w:sz w:val="22"/>
          <w:szCs w:val="22"/>
        </w:rPr>
      </w:pPr>
    </w:p>
    <w:p w14:paraId="2A1FE507" w14:textId="75A921B3" w:rsidR="00B80DEC" w:rsidRPr="00B75EDD" w:rsidRDefault="00B80DEC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B80DEC">
        <w:rPr>
          <w:rFonts w:ascii="Arial" w:hAnsi="Arial" w:cs="Arial"/>
          <w:b/>
          <w:sz w:val="22"/>
          <w:szCs w:val="22"/>
        </w:rPr>
        <w:t>Linha de Interesse</w:t>
      </w:r>
    </w:p>
    <w:p w14:paraId="16E9262D" w14:textId="083C6E7B" w:rsidR="000A55DC" w:rsidRP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lastRenderedPageBreak/>
        <w:t>A Linha de Interesse identifica o produto, família ou tipo de solução que motivou o contato do cliente e orienta o correto direcionamento comercial.</w:t>
      </w:r>
    </w:p>
    <w:p w14:paraId="096A4BF7" w14:textId="77777777" w:rsidR="000A55DC" w:rsidRP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DF0FE5F" w14:textId="77777777" w:rsidR="000A55DC" w:rsidRP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Essa informação é registrada e tratada dentro do próprio processo de atendimento e dos funis do CRM, não sendo necessária a criação de campos paralelos na Norma para controle manual.</w:t>
      </w:r>
    </w:p>
    <w:p w14:paraId="315B72D5" w14:textId="77777777" w:rsidR="000A55DC" w:rsidRP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C511392" w14:textId="77777777" w:rsidR="000A55DC" w:rsidRP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A classificação é feita automaticamente conforme:</w:t>
      </w:r>
    </w:p>
    <w:p w14:paraId="60B85630" w14:textId="77777777" w:rsidR="000A55DC" w:rsidRPr="00364074" w:rsidRDefault="000A55DC" w:rsidP="0036407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Produto vinculado à oportunidade,</w:t>
      </w:r>
    </w:p>
    <w:p w14:paraId="1DC4F442" w14:textId="77777777" w:rsidR="000A55DC" w:rsidRPr="00364074" w:rsidRDefault="000A55DC" w:rsidP="0036407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Família cadastrada no ERP,</w:t>
      </w:r>
    </w:p>
    <w:p w14:paraId="254D2BB9" w14:textId="77777777" w:rsidR="000A55DC" w:rsidRPr="00364074" w:rsidRDefault="000A55DC" w:rsidP="00364074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Tipo de demanda registrada no CRM.</w:t>
      </w:r>
    </w:p>
    <w:p w14:paraId="1C931460" w14:textId="77777777" w:rsidR="000A55DC" w:rsidRP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2C4F7209" w14:textId="396D41B5" w:rsidR="000A55DC" w:rsidRPr="00B80DE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Observação de governança:</w:t>
      </w:r>
      <w:r>
        <w:rPr>
          <w:rFonts w:ascii="Arial" w:hAnsi="Arial" w:cs="Arial"/>
          <w:bCs/>
          <w:sz w:val="22"/>
          <w:szCs w:val="22"/>
        </w:rPr>
        <w:t xml:space="preserve"> o</w:t>
      </w:r>
      <w:r w:rsidRPr="000A55DC">
        <w:rPr>
          <w:rFonts w:ascii="Arial" w:hAnsi="Arial" w:cs="Arial"/>
          <w:bCs/>
          <w:sz w:val="22"/>
          <w:szCs w:val="22"/>
        </w:rPr>
        <w:t xml:space="preserve"> detalhamento técnico e a estruturação dos campos são tratados nos procedimentos operacionais e na configuração do sistema.</w:t>
      </w:r>
      <w:r>
        <w:rPr>
          <w:rFonts w:ascii="Arial" w:hAnsi="Arial" w:cs="Arial"/>
          <w:bCs/>
          <w:sz w:val="22"/>
          <w:szCs w:val="22"/>
        </w:rPr>
        <w:t xml:space="preserve"> Como por exemplo podendo ser: </w:t>
      </w:r>
      <w:r w:rsidRPr="000A55DC" w:rsidDel="000A55DC">
        <w:rPr>
          <w:rFonts w:ascii="Arial" w:hAnsi="Arial" w:cs="Arial"/>
          <w:bCs/>
          <w:sz w:val="22"/>
          <w:szCs w:val="22"/>
        </w:rPr>
        <w:t xml:space="preserve"> </w:t>
      </w:r>
    </w:p>
    <w:p w14:paraId="4707F8C3" w14:textId="6F9E2E79" w:rsidR="009C1A27" w:rsidRPr="009C1A27" w:rsidRDefault="00C17A91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commentRangeStart w:id="13"/>
      <w:r w:rsidRPr="00C17A91">
        <w:rPr>
          <w:rFonts w:ascii="Arial" w:hAnsi="Arial" w:cs="Arial"/>
          <w:bCs/>
          <w:sz w:val="22"/>
          <w:szCs w:val="22"/>
        </w:rPr>
        <w:t>Nível de Interesse</w:t>
      </w:r>
    </w:p>
    <w:p w14:paraId="17DF23F0" w14:textId="77777777" w:rsidR="009C1A27" w:rsidRPr="009C1A27" w:rsidRDefault="009C1A2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C1A27">
        <w:rPr>
          <w:rFonts w:ascii="Arial" w:hAnsi="Arial" w:cs="Arial"/>
          <w:bCs/>
          <w:sz w:val="22"/>
          <w:szCs w:val="22"/>
        </w:rPr>
        <w:t>Alto interesse (decisor envolvido)</w:t>
      </w:r>
    </w:p>
    <w:p w14:paraId="66727285" w14:textId="77777777" w:rsidR="009C1A27" w:rsidRPr="009C1A27" w:rsidRDefault="009C1A2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C1A27">
        <w:rPr>
          <w:rFonts w:ascii="Arial" w:hAnsi="Arial" w:cs="Arial"/>
          <w:bCs/>
          <w:sz w:val="22"/>
          <w:szCs w:val="22"/>
        </w:rPr>
        <w:t>Médio interesse (avaliação em andamento)</w:t>
      </w:r>
    </w:p>
    <w:p w14:paraId="4FA04B55" w14:textId="77777777" w:rsidR="009C1A27" w:rsidRPr="009C1A27" w:rsidRDefault="009C1A2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C1A27">
        <w:rPr>
          <w:rFonts w:ascii="Arial" w:hAnsi="Arial" w:cs="Arial"/>
          <w:bCs/>
          <w:sz w:val="22"/>
          <w:szCs w:val="22"/>
        </w:rPr>
        <w:t>Baixo interesse (sem prioridade)</w:t>
      </w:r>
    </w:p>
    <w:p w14:paraId="5376CEC0" w14:textId="77777777" w:rsidR="009C1A27" w:rsidRPr="009C1A27" w:rsidRDefault="009C1A2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C1A27">
        <w:rPr>
          <w:rFonts w:ascii="Arial" w:hAnsi="Arial" w:cs="Arial"/>
          <w:bCs/>
          <w:sz w:val="22"/>
          <w:szCs w:val="22"/>
        </w:rPr>
        <w:t>Não qualificado</w:t>
      </w:r>
    </w:p>
    <w:p w14:paraId="0FE6718C" w14:textId="77777777" w:rsidR="009C1A27" w:rsidRPr="009C1A27" w:rsidRDefault="009C1A2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C1A27">
        <w:rPr>
          <w:rFonts w:ascii="Arial" w:hAnsi="Arial" w:cs="Arial"/>
          <w:bCs/>
          <w:sz w:val="22"/>
          <w:szCs w:val="22"/>
        </w:rPr>
        <w:t>Não tem centro cirúrgico</w:t>
      </w:r>
    </w:p>
    <w:p w14:paraId="169EBA84" w14:textId="77777777" w:rsidR="009C1A27" w:rsidRPr="009C1A27" w:rsidRDefault="009C1A27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9C1A27">
        <w:rPr>
          <w:rFonts w:ascii="Arial" w:hAnsi="Arial" w:cs="Arial"/>
          <w:bCs/>
          <w:sz w:val="22"/>
          <w:szCs w:val="22"/>
        </w:rPr>
        <w:t>Não é público-alvo</w:t>
      </w:r>
      <w:commentRangeEnd w:id="13"/>
      <w:r w:rsidR="009F2B8E">
        <w:rPr>
          <w:rStyle w:val="Refdecomentrio"/>
        </w:rPr>
        <w:commentReference w:id="13"/>
      </w:r>
    </w:p>
    <w:p w14:paraId="3B59EAFA" w14:textId="77777777" w:rsidR="00B80DEC" w:rsidRDefault="00B80DEC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  <w:highlight w:val="yellow"/>
        </w:rPr>
      </w:pPr>
    </w:p>
    <w:p w14:paraId="4734C82C" w14:textId="0011D642" w:rsidR="00B80DEC" w:rsidRPr="001C437A" w:rsidRDefault="00B80DEC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1C437A">
        <w:rPr>
          <w:rFonts w:ascii="Arial" w:hAnsi="Arial" w:cs="Arial"/>
          <w:b/>
          <w:sz w:val="22"/>
          <w:szCs w:val="22"/>
        </w:rPr>
        <w:t>Origem e Fonte do Lead</w:t>
      </w:r>
    </w:p>
    <w:p w14:paraId="68289232" w14:textId="36DD6A6D" w:rsidR="00F735E6" w:rsidRPr="00B80DEC" w:rsidRDefault="00F735E6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B80DEC">
        <w:rPr>
          <w:rFonts w:ascii="Arial" w:hAnsi="Arial" w:cs="Arial"/>
          <w:bCs/>
          <w:sz w:val="22"/>
          <w:szCs w:val="22"/>
        </w:rPr>
        <w:t>Classificação macro de onde o lead veio (Marketing, Comercial, Representante, Parceria, Evento ou Licitação).</w:t>
      </w:r>
    </w:p>
    <w:p w14:paraId="19622036" w14:textId="5BDF71F1" w:rsidR="00FD2184" w:rsidRDefault="009F2B8E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Origem:</w:t>
      </w:r>
      <w:r w:rsidR="00F91C56">
        <w:rPr>
          <w:rFonts w:ascii="Arial" w:hAnsi="Arial" w:cs="Arial"/>
          <w:bCs/>
          <w:sz w:val="22"/>
          <w:szCs w:val="22"/>
        </w:rPr>
        <w:br/>
      </w:r>
      <w:r w:rsidR="00FD2184">
        <w:rPr>
          <w:rFonts w:ascii="Arial" w:hAnsi="Arial" w:cs="Arial"/>
          <w:bCs/>
          <w:sz w:val="22"/>
          <w:szCs w:val="22"/>
        </w:rPr>
        <w:t>P</w:t>
      </w:r>
      <w:r w:rsidR="00FD2184" w:rsidRPr="00FD2184">
        <w:rPr>
          <w:rFonts w:ascii="Arial" w:hAnsi="Arial" w:cs="Arial"/>
          <w:bCs/>
          <w:sz w:val="22"/>
          <w:szCs w:val="22"/>
        </w:rPr>
        <w:t>reenchimento automático pela Fonte</w:t>
      </w:r>
    </w:p>
    <w:p w14:paraId="3892F82F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Marketing (Inbound)</w:t>
      </w:r>
    </w:p>
    <w:p w14:paraId="5AC1230A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Comercial (Outbound)</w:t>
      </w:r>
    </w:p>
    <w:p w14:paraId="07DE2E6C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Parceria</w:t>
      </w:r>
    </w:p>
    <w:p w14:paraId="47BC7738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Representante</w:t>
      </w:r>
    </w:p>
    <w:p w14:paraId="5666EDAE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Eventos</w:t>
      </w:r>
    </w:p>
    <w:p w14:paraId="6743A5B8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Licitação</w:t>
      </w:r>
    </w:p>
    <w:p w14:paraId="1BBB9D59" w14:textId="1B7235BA" w:rsidR="009473E6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lastRenderedPageBreak/>
        <w:t>Cliente Ativo / Pós-venda</w:t>
      </w:r>
    </w:p>
    <w:p w14:paraId="53431E42" w14:textId="77777777" w:rsidR="00FD2184" w:rsidRDefault="00FD2184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F8672C5" w14:textId="0C6F3A11" w:rsidR="00845572" w:rsidRPr="00845572" w:rsidRDefault="00845572" w:rsidP="005D412D">
      <w:pPr>
        <w:pStyle w:val="PargrafodaLista"/>
        <w:numPr>
          <w:ilvl w:val="0"/>
          <w:numId w:val="9"/>
        </w:numPr>
        <w:spacing w:line="360" w:lineRule="auto"/>
        <w:rPr>
          <w:rFonts w:ascii="Arial" w:hAnsi="Arial" w:cs="Arial"/>
          <w:bCs/>
          <w:sz w:val="22"/>
          <w:szCs w:val="22"/>
        </w:rPr>
      </w:pPr>
      <w:r w:rsidRPr="00845572">
        <w:rPr>
          <w:rFonts w:ascii="Arial" w:hAnsi="Arial" w:cs="Arial"/>
          <w:bCs/>
          <w:sz w:val="22"/>
          <w:szCs w:val="22"/>
        </w:rPr>
        <w:t>Fonte</w:t>
      </w:r>
      <w:r w:rsidR="00F91C56">
        <w:rPr>
          <w:rFonts w:ascii="Arial" w:hAnsi="Arial" w:cs="Arial"/>
          <w:bCs/>
          <w:sz w:val="22"/>
          <w:szCs w:val="22"/>
        </w:rPr>
        <w:t>:</w:t>
      </w:r>
    </w:p>
    <w:p w14:paraId="1489BB28" w14:textId="09688D60" w:rsidR="00E7594D" w:rsidRPr="00F735E6" w:rsidRDefault="00E7594D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735E6">
        <w:rPr>
          <w:rFonts w:ascii="Arial" w:hAnsi="Arial" w:cs="Arial"/>
          <w:bCs/>
          <w:sz w:val="22"/>
          <w:szCs w:val="22"/>
        </w:rPr>
        <w:t>Identifica exatamente qual canal gerou o lead. Permite mensurar campanhas e investimentos.</w:t>
      </w:r>
    </w:p>
    <w:p w14:paraId="3E214FF0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Marketing – Pago</w:t>
      </w:r>
    </w:p>
    <w:p w14:paraId="0D7D38DF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Google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Ads</w:t>
      </w:r>
      <w:proofErr w:type="spellEnd"/>
    </w:p>
    <w:p w14:paraId="249BAF7B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Instagram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Ads</w:t>
      </w:r>
      <w:proofErr w:type="spellEnd"/>
    </w:p>
    <w:p w14:paraId="578C8D25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Facebook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Ads</w:t>
      </w:r>
      <w:proofErr w:type="spellEnd"/>
    </w:p>
    <w:p w14:paraId="648D8FE8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LinkedIn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Ads</w:t>
      </w:r>
      <w:proofErr w:type="spellEnd"/>
    </w:p>
    <w:p w14:paraId="368C8146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Tiktok</w:t>
      </w:r>
      <w:proofErr w:type="spellEnd"/>
      <w:r w:rsidRPr="00FD2184">
        <w:rPr>
          <w:rFonts w:ascii="Arial" w:hAnsi="Arial" w:cs="Arial"/>
          <w:bCs/>
          <w:sz w:val="22"/>
          <w:szCs w:val="22"/>
        </w:rPr>
        <w:t xml:space="preserve">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Ads</w:t>
      </w:r>
      <w:proofErr w:type="spellEnd"/>
    </w:p>
    <w:p w14:paraId="392F3F8C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Youtube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Ads</w:t>
      </w:r>
      <w:proofErr w:type="spellEnd"/>
    </w:p>
    <w:p w14:paraId="44B31DA1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Marketing – Orgânico</w:t>
      </w:r>
    </w:p>
    <w:p w14:paraId="463BAD57" w14:textId="1E034F4B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Google Pesquisa </w:t>
      </w:r>
    </w:p>
    <w:p w14:paraId="12BCA83A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Instagram</w:t>
      </w:r>
    </w:p>
    <w:p w14:paraId="74B90A99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Facebook</w:t>
      </w:r>
    </w:p>
    <w:p w14:paraId="0261B72B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LinkedIn</w:t>
      </w:r>
    </w:p>
    <w:p w14:paraId="55FA5DE0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[MKT]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Tiktok</w:t>
      </w:r>
      <w:proofErr w:type="spellEnd"/>
    </w:p>
    <w:p w14:paraId="1985F9DD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Youtube</w:t>
      </w:r>
    </w:p>
    <w:p w14:paraId="02AF3A72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Blog Salk Medical</w:t>
      </w:r>
    </w:p>
    <w:p w14:paraId="228132B3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Sites / Contato Direto</w:t>
      </w:r>
    </w:p>
    <w:p w14:paraId="208E75F2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Site Salk – Formulário / Chat</w:t>
      </w:r>
    </w:p>
    <w:p w14:paraId="4D116937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Site Salk – WhatsApp</w:t>
      </w:r>
    </w:p>
    <w:p w14:paraId="4A4FF4DA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Site Mendel – Formulário / Chat</w:t>
      </w:r>
    </w:p>
    <w:p w14:paraId="2B0EAF9D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[MKT] E-mail Marketing</w:t>
      </w:r>
    </w:p>
    <w:p w14:paraId="0F636379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Comercial – Outbound</w:t>
      </w:r>
    </w:p>
    <w:p w14:paraId="5942A4B0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[COM] Prospecção Fria (Telefone / E-mail)</w:t>
      </w:r>
    </w:p>
    <w:p w14:paraId="704F9110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[COM] Social </w:t>
      </w:r>
      <w:proofErr w:type="spellStart"/>
      <w:r w:rsidRPr="00FD2184">
        <w:rPr>
          <w:rFonts w:ascii="Arial" w:hAnsi="Arial" w:cs="Arial"/>
          <w:bCs/>
          <w:sz w:val="22"/>
          <w:szCs w:val="22"/>
        </w:rPr>
        <w:t>Selling</w:t>
      </w:r>
      <w:proofErr w:type="spellEnd"/>
      <w:r w:rsidRPr="00FD2184">
        <w:rPr>
          <w:rFonts w:ascii="Arial" w:hAnsi="Arial" w:cs="Arial"/>
          <w:bCs/>
          <w:sz w:val="22"/>
          <w:szCs w:val="22"/>
        </w:rPr>
        <w:t xml:space="preserve"> (LinkedIn)</w:t>
      </w:r>
    </w:p>
    <w:p w14:paraId="54F04AF5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[COM] Base de Clientes</w:t>
      </w:r>
    </w:p>
    <w:p w14:paraId="25BDAFED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[COM] Recuperação de Perdidos</w:t>
      </w:r>
    </w:p>
    <w:p w14:paraId="63D4F9D6" w14:textId="77777777" w:rsidR="00FD2184" w:rsidRPr="00B80DEC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/>
          <w:sz w:val="22"/>
          <w:szCs w:val="22"/>
          <w:highlight w:val="yellow"/>
        </w:rPr>
      </w:pPr>
      <w:r w:rsidRPr="00B80DEC">
        <w:rPr>
          <w:rFonts w:ascii="Arial" w:hAnsi="Arial" w:cs="Arial"/>
          <w:b/>
          <w:sz w:val="22"/>
          <w:szCs w:val="22"/>
          <w:highlight w:val="yellow"/>
        </w:rPr>
        <w:t>[COM] Indicação Engenharia Clínica</w:t>
      </w:r>
    </w:p>
    <w:p w14:paraId="0C966C75" w14:textId="77777777" w:rsidR="00FD2184" w:rsidRPr="00B80DEC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/>
          <w:sz w:val="22"/>
          <w:szCs w:val="22"/>
          <w:highlight w:val="yellow"/>
        </w:rPr>
      </w:pPr>
      <w:r w:rsidRPr="00B80DEC">
        <w:rPr>
          <w:rFonts w:ascii="Arial" w:hAnsi="Arial" w:cs="Arial"/>
          <w:b/>
          <w:sz w:val="22"/>
          <w:szCs w:val="22"/>
          <w:highlight w:val="yellow"/>
        </w:rPr>
        <w:t>[COM] Indicação Médico / Usuário</w:t>
      </w:r>
    </w:p>
    <w:p w14:paraId="756AADFE" w14:textId="77777777" w:rsidR="00FD2184" w:rsidRPr="00B80DEC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/>
          <w:sz w:val="22"/>
          <w:szCs w:val="22"/>
          <w:highlight w:val="yellow"/>
        </w:rPr>
      </w:pPr>
      <w:r w:rsidRPr="00B80DEC">
        <w:rPr>
          <w:rFonts w:ascii="Arial" w:hAnsi="Arial" w:cs="Arial"/>
          <w:b/>
          <w:sz w:val="22"/>
          <w:szCs w:val="22"/>
          <w:highlight w:val="yellow"/>
        </w:rPr>
        <w:t>[COM] Visita Técnica / Demonstração</w:t>
      </w:r>
    </w:p>
    <w:p w14:paraId="1339BC05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lastRenderedPageBreak/>
        <w:t>Parcerias</w:t>
      </w:r>
    </w:p>
    <w:p w14:paraId="6C18FBCD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[PARCERIA] Indicação de Cliente</w:t>
      </w:r>
    </w:p>
    <w:p w14:paraId="0B1422BE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[PARCERIA] Indicação Parceiro / Fabricante</w:t>
      </w:r>
    </w:p>
    <w:p w14:paraId="0326D272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Representantes</w:t>
      </w:r>
    </w:p>
    <w:p w14:paraId="2E86856A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[REPRESENTANTE] Representante Externo</w:t>
      </w:r>
    </w:p>
    <w:p w14:paraId="4702F5EA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Eventos</w:t>
      </w:r>
    </w:p>
    <w:p w14:paraId="54482CB5" w14:textId="4BE5B7F6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 xml:space="preserve">[EVENTO] </w:t>
      </w:r>
      <w:r w:rsidR="00E7594D" w:rsidRPr="00E7594D">
        <w:rPr>
          <w:rFonts w:ascii="Arial" w:hAnsi="Arial" w:cs="Arial"/>
          <w:bCs/>
          <w:sz w:val="22"/>
          <w:szCs w:val="22"/>
        </w:rPr>
        <w:t>Feira e Congresso</w:t>
      </w:r>
    </w:p>
    <w:p w14:paraId="509B2BB8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[EVENTO] Webinar / Evento Online</w:t>
      </w:r>
    </w:p>
    <w:p w14:paraId="66C8465D" w14:textId="77777777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Licitação</w:t>
      </w:r>
    </w:p>
    <w:p w14:paraId="3B09941A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[LIC] Portal de Licitações</w:t>
      </w:r>
    </w:p>
    <w:p w14:paraId="449E2136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[LIC] Convite / Edital Direto</w:t>
      </w:r>
    </w:p>
    <w:p w14:paraId="48FF6774" w14:textId="4631F8E6" w:rsidR="00FD2184" w:rsidRPr="00B80DEC" w:rsidRDefault="00FD2184" w:rsidP="004642EA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  <w:u w:val="single"/>
        </w:rPr>
      </w:pPr>
      <w:r w:rsidRPr="00B80DEC">
        <w:rPr>
          <w:rFonts w:ascii="Arial" w:hAnsi="Arial" w:cs="Arial"/>
          <w:bCs/>
          <w:sz w:val="22"/>
          <w:szCs w:val="22"/>
          <w:u w:val="single"/>
        </w:rPr>
        <w:t>Cliente Ativo / Pós-venda</w:t>
      </w:r>
    </w:p>
    <w:p w14:paraId="2C5FF2DA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[CLIENTE] Cliente Ativo – Upgrade</w:t>
      </w:r>
    </w:p>
    <w:p w14:paraId="7706E16E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[CLIENTE] Pós-venda – Necessidade Técnica</w:t>
      </w:r>
    </w:p>
    <w:p w14:paraId="3C13D93F" w14:textId="77777777" w:rsidR="00FD2184" w:rsidRP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[CLIENTE] Nova Unidade / Expansão</w:t>
      </w:r>
    </w:p>
    <w:p w14:paraId="3B6A7C27" w14:textId="7C1907F4" w:rsidR="00FD2184" w:rsidRDefault="00FD2184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D2184">
        <w:rPr>
          <w:rFonts w:ascii="Arial" w:hAnsi="Arial" w:cs="Arial"/>
          <w:bCs/>
          <w:sz w:val="22"/>
          <w:szCs w:val="22"/>
        </w:rPr>
        <w:t>[CLIENTE] Treinamento / Capacitação</w:t>
      </w:r>
    </w:p>
    <w:p w14:paraId="238F5BDC" w14:textId="77777777" w:rsidR="00E7594D" w:rsidRDefault="00E7594D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C80F3F1" w14:textId="2FDE3D8A" w:rsidR="00E7594D" w:rsidRPr="00B80DEC" w:rsidRDefault="004A025D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4A025D">
        <w:rPr>
          <w:rFonts w:ascii="Arial" w:hAnsi="Arial" w:cs="Arial"/>
          <w:b/>
          <w:sz w:val="22"/>
          <w:szCs w:val="22"/>
        </w:rPr>
        <w:t>Status da Oportunidade</w:t>
      </w:r>
      <w:r w:rsidR="003474B6">
        <w:rPr>
          <w:rFonts w:ascii="Arial" w:hAnsi="Arial" w:cs="Arial"/>
          <w:b/>
          <w:sz w:val="22"/>
          <w:szCs w:val="22"/>
        </w:rPr>
        <w:t xml:space="preserve"> e Temperatura </w:t>
      </w:r>
    </w:p>
    <w:p w14:paraId="14550301" w14:textId="77777777" w:rsidR="000A55DC" w:rsidRPr="00364074" w:rsidRDefault="000A55DC" w:rsidP="00364074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O status da oportunidade indica a fase real de atendimento e negociação em que o contato se encontra.</w:t>
      </w:r>
    </w:p>
    <w:p w14:paraId="4F6E697B" w14:textId="77777777" w:rsidR="000A55DC" w:rsidRDefault="000A55DC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 leitura do status ocorre por meio:</w:t>
      </w:r>
    </w:p>
    <w:p w14:paraId="54FE6159" w14:textId="77777777" w:rsidR="000A55DC" w:rsidRPr="000A55DC" w:rsidRDefault="000A55DC" w:rsidP="000A55DC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do funil operacional em que o contato está inserido e</w:t>
      </w:r>
    </w:p>
    <w:p w14:paraId="3F6FBE42" w14:textId="77777777" w:rsidR="000A55DC" w:rsidRPr="000A55DC" w:rsidRDefault="000A55DC" w:rsidP="000A55DC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 xml:space="preserve">da etapa do </w:t>
      </w:r>
      <w:proofErr w:type="spellStart"/>
      <w:r w:rsidRPr="000A55DC">
        <w:rPr>
          <w:rFonts w:ascii="Arial" w:hAnsi="Arial" w:cs="Arial"/>
          <w:bCs/>
          <w:sz w:val="22"/>
          <w:szCs w:val="22"/>
        </w:rPr>
        <w:t>Kanban</w:t>
      </w:r>
      <w:proofErr w:type="spellEnd"/>
      <w:r w:rsidRPr="000A55DC">
        <w:rPr>
          <w:rFonts w:ascii="Arial" w:hAnsi="Arial" w:cs="Arial"/>
          <w:bCs/>
          <w:sz w:val="22"/>
          <w:szCs w:val="22"/>
        </w:rPr>
        <w:t xml:space="preserve"> correspondente dentro do CRM.</w:t>
      </w:r>
    </w:p>
    <w:p w14:paraId="226E0AA9" w14:textId="77777777" w:rsid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646D645A" w14:textId="51CFEFF9" w:rsidR="000A55DC" w:rsidRPr="00364074" w:rsidRDefault="000A55DC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 xml:space="preserve">Assim, a classificação manual de status não </w:t>
      </w:r>
      <w:r w:rsidR="00364074">
        <w:rPr>
          <w:rFonts w:ascii="Arial" w:hAnsi="Arial" w:cs="Arial"/>
          <w:bCs/>
          <w:sz w:val="22"/>
          <w:szCs w:val="22"/>
        </w:rPr>
        <w:t>é</w:t>
      </w:r>
      <w:r w:rsidRPr="00364074">
        <w:rPr>
          <w:rFonts w:ascii="Arial" w:hAnsi="Arial" w:cs="Arial"/>
          <w:bCs/>
          <w:sz w:val="22"/>
          <w:szCs w:val="22"/>
        </w:rPr>
        <w:t xml:space="preserve"> utilizada como campo isolado na Norma, evitando duplicidade de controle.</w:t>
      </w:r>
    </w:p>
    <w:p w14:paraId="6BDEF11A" w14:textId="77777777" w:rsidR="000A55DC" w:rsidRDefault="000A55DC" w:rsidP="000A55DC">
      <w:pPr>
        <w:pStyle w:val="PargrafodaLista"/>
        <w:spacing w:line="360" w:lineRule="auto"/>
        <w:ind w:left="0"/>
        <w:jc w:val="both"/>
        <w:rPr>
          <w:rFonts w:ascii="Arial" w:hAnsi="Arial" w:cs="Arial"/>
          <w:bCs/>
          <w:sz w:val="22"/>
          <w:szCs w:val="22"/>
        </w:rPr>
      </w:pPr>
    </w:p>
    <w:p w14:paraId="254ECD06" w14:textId="77777777" w:rsid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 xml:space="preserve">O status da oportunidade é representado pelas fases do fluxo comercial (atendimento inicial, qualificação, proposta, negociação, pós-venda), conforme definido na estrutura de funis. </w:t>
      </w:r>
    </w:p>
    <w:p w14:paraId="4CEC06BF" w14:textId="77777777" w:rsid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795AC14" w14:textId="4EBB6AB1" w:rsidR="000A55DC" w:rsidRPr="00364074" w:rsidRDefault="000A55DC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 xml:space="preserve">A percepção de “temperatura” do cliente (frio, morno, quente) não </w:t>
      </w:r>
      <w:r w:rsidR="00364074">
        <w:rPr>
          <w:rFonts w:ascii="Arial" w:hAnsi="Arial" w:cs="Arial"/>
          <w:bCs/>
          <w:sz w:val="22"/>
          <w:szCs w:val="22"/>
        </w:rPr>
        <w:t>é</w:t>
      </w:r>
      <w:r w:rsidRPr="00364074">
        <w:rPr>
          <w:rFonts w:ascii="Arial" w:hAnsi="Arial" w:cs="Arial"/>
          <w:bCs/>
          <w:sz w:val="22"/>
          <w:szCs w:val="22"/>
        </w:rPr>
        <w:t xml:space="preserve"> registrada de forma subjetiva em campo manual no sistema.</w:t>
      </w:r>
    </w:p>
    <w:p w14:paraId="21373CC6" w14:textId="77777777" w:rsid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B9E0E26" w14:textId="6DAD021E" w:rsidR="000A55DC" w:rsidRPr="00364074" w:rsidRDefault="000A55DC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lastRenderedPageBreak/>
        <w:t>A avaliação ocorrerá automaticamente de forma sistêmica, com base no comportamento do contato, tais como:</w:t>
      </w:r>
    </w:p>
    <w:p w14:paraId="7E1F0038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interações realizadas,</w:t>
      </w:r>
    </w:p>
    <w:p w14:paraId="091E94B6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movimentação entre etapas,</w:t>
      </w:r>
    </w:p>
    <w:p w14:paraId="118BCEE2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abertura de propostas,</w:t>
      </w:r>
    </w:p>
    <w:p w14:paraId="15939D40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resposta a comunicações.</w:t>
      </w:r>
    </w:p>
    <w:p w14:paraId="5B0454EC" w14:textId="77777777" w:rsidR="000A55DC" w:rsidRPr="000A55DC" w:rsidRDefault="000A55DC" w:rsidP="000A55DC">
      <w:pPr>
        <w:pStyle w:val="PargrafodaLista"/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CC88EB2" w14:textId="4A72B059" w:rsid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 empresa não adotará classificação subjetiva manual para temperatura.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0A55DC">
        <w:rPr>
          <w:rFonts w:ascii="Arial" w:hAnsi="Arial" w:cs="Arial"/>
          <w:bCs/>
          <w:sz w:val="22"/>
          <w:szCs w:val="22"/>
        </w:rPr>
        <w:t xml:space="preserve">A maturidade da negociação </w:t>
      </w:r>
      <w:r w:rsidR="00364074">
        <w:rPr>
          <w:rFonts w:ascii="Arial" w:hAnsi="Arial" w:cs="Arial"/>
          <w:bCs/>
          <w:sz w:val="22"/>
          <w:szCs w:val="22"/>
        </w:rPr>
        <w:t>é</w:t>
      </w:r>
      <w:r w:rsidRPr="000A55DC">
        <w:rPr>
          <w:rFonts w:ascii="Arial" w:hAnsi="Arial" w:cs="Arial"/>
          <w:bCs/>
          <w:sz w:val="22"/>
          <w:szCs w:val="22"/>
        </w:rPr>
        <w:t xml:space="preserve"> interpretada por dados objetivos registrados no CRM.</w:t>
      </w:r>
      <w:r w:rsidRPr="000A55DC" w:rsidDel="000A55DC">
        <w:rPr>
          <w:rFonts w:ascii="Arial" w:hAnsi="Arial" w:cs="Arial"/>
          <w:bCs/>
          <w:sz w:val="22"/>
          <w:szCs w:val="22"/>
        </w:rPr>
        <w:t xml:space="preserve"> </w:t>
      </w:r>
    </w:p>
    <w:p w14:paraId="566A05D7" w14:textId="77777777" w:rsid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05D27D5" w14:textId="1500AFEE" w:rsidR="000A55DC" w:rsidRPr="00364074" w:rsidRDefault="000A55DC" w:rsidP="000A55DC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364074">
        <w:rPr>
          <w:rFonts w:ascii="Arial" w:hAnsi="Arial" w:cs="Arial"/>
          <w:b/>
          <w:sz w:val="22"/>
          <w:szCs w:val="22"/>
        </w:rPr>
        <w:t>Datas de Contato e Ações Futuras</w:t>
      </w:r>
    </w:p>
    <w:p w14:paraId="09207387" w14:textId="77777777" w:rsidR="000A55DC" w:rsidRPr="000A55DC" w:rsidRDefault="000A55DC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As seguintes informações são controladas de forma automática pelo CRM:</w:t>
      </w:r>
    </w:p>
    <w:p w14:paraId="43A779B1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Data do último contato</w:t>
      </w:r>
    </w:p>
    <w:p w14:paraId="579BD878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Data da próxima ação</w:t>
      </w:r>
    </w:p>
    <w:p w14:paraId="09B7C202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Histórico de interações</w:t>
      </w:r>
    </w:p>
    <w:p w14:paraId="657D1800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Registro de atividades</w:t>
      </w:r>
    </w:p>
    <w:p w14:paraId="4DC35FD0" w14:textId="77777777" w:rsidR="000A55DC" w:rsidRPr="000A55DC" w:rsidRDefault="000A55DC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Alertas e notificações</w:t>
      </w:r>
    </w:p>
    <w:p w14:paraId="6D8E8ADD" w14:textId="77777777" w:rsidR="00364074" w:rsidRDefault="00364074" w:rsidP="000A55DC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1797DDF" w14:textId="294AC0CF" w:rsidR="000A55DC" w:rsidRPr="00E7594D" w:rsidRDefault="000A55DC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Não é necessária criação de campos manuais na Norma.</w:t>
      </w:r>
      <w:r w:rsidR="00364074">
        <w:rPr>
          <w:rFonts w:ascii="Arial" w:hAnsi="Arial" w:cs="Arial"/>
          <w:bCs/>
          <w:sz w:val="22"/>
          <w:szCs w:val="22"/>
        </w:rPr>
        <w:t xml:space="preserve"> </w:t>
      </w:r>
      <w:r w:rsidRPr="000A55DC">
        <w:rPr>
          <w:rFonts w:ascii="Arial" w:hAnsi="Arial" w:cs="Arial"/>
          <w:bCs/>
          <w:sz w:val="22"/>
          <w:szCs w:val="22"/>
        </w:rPr>
        <w:t>O CRM é a fonte única da verdade para registros de interação.</w:t>
      </w:r>
      <w:r w:rsidRPr="000A55DC" w:rsidDel="000A55DC">
        <w:rPr>
          <w:rFonts w:ascii="Arial" w:hAnsi="Arial" w:cs="Arial"/>
          <w:bCs/>
          <w:sz w:val="22"/>
          <w:szCs w:val="22"/>
        </w:rPr>
        <w:t xml:space="preserve"> </w:t>
      </w:r>
    </w:p>
    <w:p w14:paraId="6E60A179" w14:textId="77777777" w:rsidR="00561693" w:rsidRPr="00561693" w:rsidRDefault="00561693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6E33B603" w14:textId="742020AD" w:rsidR="0082321A" w:rsidRPr="0082321A" w:rsidRDefault="0082321A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82321A">
        <w:rPr>
          <w:rFonts w:ascii="Arial" w:hAnsi="Arial" w:cs="Arial"/>
          <w:b/>
          <w:sz w:val="22"/>
          <w:szCs w:val="22"/>
        </w:rPr>
        <w:t xml:space="preserve">Qualificação SPIN </w:t>
      </w:r>
      <w:proofErr w:type="spellStart"/>
      <w:r w:rsidRPr="0082321A">
        <w:rPr>
          <w:rFonts w:ascii="Arial" w:hAnsi="Arial" w:cs="Arial"/>
          <w:b/>
          <w:sz w:val="22"/>
          <w:szCs w:val="22"/>
        </w:rPr>
        <w:t>Selling</w:t>
      </w:r>
      <w:proofErr w:type="spellEnd"/>
    </w:p>
    <w:p w14:paraId="1C94899F" w14:textId="6618A5FD" w:rsidR="00093B8E" w:rsidRPr="0082321A" w:rsidRDefault="00F735E6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82321A">
        <w:rPr>
          <w:rFonts w:ascii="Arial" w:hAnsi="Arial" w:cs="Arial"/>
          <w:bCs/>
          <w:sz w:val="22"/>
          <w:szCs w:val="22"/>
        </w:rPr>
        <w:t xml:space="preserve">Etapa </w:t>
      </w:r>
      <w:r w:rsidR="0082321A">
        <w:rPr>
          <w:rFonts w:ascii="Arial" w:hAnsi="Arial" w:cs="Arial"/>
          <w:bCs/>
          <w:sz w:val="22"/>
          <w:szCs w:val="22"/>
        </w:rPr>
        <w:t>que r</w:t>
      </w:r>
      <w:r w:rsidRPr="0082321A">
        <w:rPr>
          <w:rFonts w:ascii="Arial" w:hAnsi="Arial" w:cs="Arial"/>
          <w:bCs/>
          <w:sz w:val="22"/>
          <w:szCs w:val="22"/>
        </w:rPr>
        <w:t>egistra o ponto da jornada consultiva, garantindo venda técnica e qualificação adequada.</w:t>
      </w:r>
      <w:r w:rsidR="007F143B" w:rsidRPr="007F143B">
        <w:t xml:space="preserve"> </w:t>
      </w:r>
      <w:r w:rsidR="007F143B" w:rsidRPr="007F143B">
        <w:rPr>
          <w:rFonts w:ascii="Arial" w:hAnsi="Arial" w:cs="Arial"/>
          <w:bCs/>
          <w:sz w:val="22"/>
          <w:szCs w:val="22"/>
        </w:rPr>
        <w:t>Responsável comercial da oportunidade</w:t>
      </w:r>
      <w:r w:rsidR="00561693">
        <w:rPr>
          <w:rFonts w:ascii="Arial" w:hAnsi="Arial" w:cs="Arial"/>
          <w:bCs/>
          <w:sz w:val="22"/>
          <w:szCs w:val="22"/>
        </w:rPr>
        <w:t xml:space="preserve">, </w:t>
      </w:r>
      <w:r w:rsidR="00561693" w:rsidRPr="00561693">
        <w:rPr>
          <w:rFonts w:ascii="Arial" w:hAnsi="Arial" w:cs="Arial"/>
          <w:bCs/>
          <w:sz w:val="22"/>
          <w:szCs w:val="22"/>
        </w:rPr>
        <w:t>SPIN é obrigatório para todos produtos/dispositivos regulados, antes de elaborar a proposta.</w:t>
      </w:r>
    </w:p>
    <w:p w14:paraId="15942BAB" w14:textId="78A18621" w:rsidR="00E7594D" w:rsidRPr="00EF4432" w:rsidRDefault="00E7594D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Dor Identificada (SPIN – Problema)</w:t>
      </w:r>
      <w:r w:rsidRPr="00EF4432">
        <w:rPr>
          <w:rFonts w:ascii="Arial" w:hAnsi="Arial" w:cs="Arial"/>
          <w:bCs/>
          <w:sz w:val="22"/>
          <w:szCs w:val="22"/>
        </w:rPr>
        <w:t>:</w:t>
      </w:r>
    </w:p>
    <w:p w14:paraId="13739DE0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Falha de iluminação</w:t>
      </w:r>
    </w:p>
    <w:p w14:paraId="1FDCD22D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Baixa intensidade do foco atual</w:t>
      </w:r>
    </w:p>
    <w:p w14:paraId="0F6188D3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Oscilação / instabilidade</w:t>
      </w:r>
    </w:p>
    <w:p w14:paraId="1D084201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Mesa cirúrgica limitada</w:t>
      </w:r>
    </w:p>
    <w:p w14:paraId="7D0F4510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Incapacidade bariátrica</w:t>
      </w:r>
    </w:p>
    <w:p w14:paraId="28E03B69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Equipamento obsoleto</w:t>
      </w:r>
    </w:p>
    <w:p w14:paraId="5A16B750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lastRenderedPageBreak/>
        <w:t>Manutenção recorrente</w:t>
      </w:r>
    </w:p>
    <w:p w14:paraId="30EC0E6C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Falta de peças / assistência</w:t>
      </w:r>
    </w:p>
    <w:p w14:paraId="638B257F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Equipamento parado</w:t>
      </w:r>
    </w:p>
    <w:p w14:paraId="33B49955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Falha em inspeção / acreditação</w:t>
      </w:r>
    </w:p>
    <w:p w14:paraId="51A4A41B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Demanda de expansão</w:t>
      </w:r>
    </w:p>
    <w:p w14:paraId="75F5E318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Renovação de parque</w:t>
      </w:r>
    </w:p>
    <w:p w14:paraId="6914B200" w14:textId="2432FE44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Outros</w:t>
      </w:r>
      <w:r w:rsidR="00867F9D">
        <w:rPr>
          <w:rFonts w:ascii="Arial" w:hAnsi="Arial" w:cs="Arial"/>
          <w:bCs/>
          <w:sz w:val="22"/>
          <w:szCs w:val="22"/>
        </w:rPr>
        <w:t xml:space="preserve">. Especificar </w:t>
      </w:r>
    </w:p>
    <w:p w14:paraId="6E139CA3" w14:textId="272A3C44" w:rsidR="00E7594D" w:rsidRPr="00E7594D" w:rsidRDefault="00E7594D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Implicação (SPIN – Impacto da dor)</w:t>
      </w:r>
    </w:p>
    <w:p w14:paraId="4EDFCD5D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Remarcação de cirurgias</w:t>
      </w:r>
    </w:p>
    <w:p w14:paraId="0811B96A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Interrupção de procedimentos</w:t>
      </w:r>
    </w:p>
    <w:p w14:paraId="22971539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Custos elevados de manutenção</w:t>
      </w:r>
    </w:p>
    <w:p w14:paraId="7C5B637A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Riscos ao paciente</w:t>
      </w:r>
    </w:p>
    <w:p w14:paraId="129E4E16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Perda de produtividade</w:t>
      </w:r>
    </w:p>
    <w:p w14:paraId="7FE04BCE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Perda de receita</w:t>
      </w:r>
    </w:p>
    <w:p w14:paraId="70449ACB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Conflitos com equipe médica</w:t>
      </w:r>
    </w:p>
    <w:p w14:paraId="1CC42C79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Não conformidade com acreditação</w:t>
      </w:r>
    </w:p>
    <w:p w14:paraId="4A2BE192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Baixa eficiência operacional</w:t>
      </w:r>
    </w:p>
    <w:p w14:paraId="1E4F2C0B" w14:textId="20DA46E0" w:rsidR="00E7594D" w:rsidRDefault="00867F9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Outros. Especificar</w:t>
      </w:r>
    </w:p>
    <w:p w14:paraId="2610DF09" w14:textId="4B1949E1" w:rsidR="00E7594D" w:rsidRPr="00E7594D" w:rsidRDefault="00E7594D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Necessidade Declarada (SPIN – Necessidade)</w:t>
      </w:r>
    </w:p>
    <w:p w14:paraId="3E35C0D3" w14:textId="58B0AA45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 xml:space="preserve">Substituir </w:t>
      </w:r>
      <w:r w:rsidR="0082321A">
        <w:rPr>
          <w:rFonts w:ascii="Arial" w:hAnsi="Arial" w:cs="Arial"/>
          <w:bCs/>
          <w:sz w:val="22"/>
          <w:szCs w:val="22"/>
        </w:rPr>
        <w:t>produto/dispositivo</w:t>
      </w:r>
    </w:p>
    <w:p w14:paraId="5CCB7745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Aumentar capacidade</w:t>
      </w:r>
    </w:p>
    <w:p w14:paraId="40AAA5B1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Reduzir manutenção</w:t>
      </w:r>
    </w:p>
    <w:p w14:paraId="2F388F0F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Ganhar estabilidade</w:t>
      </w:r>
    </w:p>
    <w:p w14:paraId="3225D17D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Melhorar ergonomia</w:t>
      </w:r>
    </w:p>
    <w:p w14:paraId="5E1EF4C4" w14:textId="77777777" w:rsidR="00E7594D" w:rsidRP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Adequação regulatória</w:t>
      </w:r>
    </w:p>
    <w:p w14:paraId="769918DA" w14:textId="0EF88ADF" w:rsidR="00E7594D" w:rsidRDefault="00E7594D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7594D">
        <w:rPr>
          <w:rFonts w:ascii="Arial" w:hAnsi="Arial" w:cs="Arial"/>
          <w:bCs/>
          <w:sz w:val="22"/>
          <w:szCs w:val="22"/>
        </w:rPr>
        <w:t>Suporte clínico mais confiável</w:t>
      </w:r>
    </w:p>
    <w:p w14:paraId="478B39B8" w14:textId="77777777" w:rsidR="00E7594D" w:rsidRDefault="00E7594D" w:rsidP="004642EA">
      <w:pPr>
        <w:spacing w:line="360" w:lineRule="auto"/>
        <w:ind w:left="360"/>
        <w:jc w:val="both"/>
        <w:rPr>
          <w:rFonts w:ascii="Arial" w:hAnsi="Arial" w:cs="Arial"/>
          <w:bCs/>
          <w:sz w:val="22"/>
          <w:szCs w:val="22"/>
        </w:rPr>
      </w:pPr>
    </w:p>
    <w:p w14:paraId="1F5064D7" w14:textId="4FF07091" w:rsidR="0082321A" w:rsidRDefault="00A678DF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A678DF">
        <w:rPr>
          <w:rFonts w:ascii="Arial" w:hAnsi="Arial" w:cs="Arial"/>
          <w:b/>
          <w:sz w:val="22"/>
          <w:szCs w:val="22"/>
        </w:rPr>
        <w:t>Gargalos Identificados</w:t>
      </w:r>
    </w:p>
    <w:p w14:paraId="505D5E7C" w14:textId="77777777" w:rsidR="00A678DF" w:rsidRPr="00A678DF" w:rsidRDefault="00A678DF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Gargalos de Contato</w:t>
      </w:r>
    </w:p>
    <w:p w14:paraId="480A6C80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Cliente não responde</w:t>
      </w:r>
    </w:p>
    <w:p w14:paraId="0E3BFF3F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Número incorreto</w:t>
      </w:r>
    </w:p>
    <w:p w14:paraId="72F36271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Contato difícil / horário restrito</w:t>
      </w:r>
    </w:p>
    <w:p w14:paraId="70928605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lastRenderedPageBreak/>
        <w:t>Sem decisor claro</w:t>
      </w:r>
    </w:p>
    <w:p w14:paraId="0032ADD9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Troca constante de responsáveis</w:t>
      </w:r>
    </w:p>
    <w:p w14:paraId="5527F792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Comunicação apenas via WhatsApp</w:t>
      </w:r>
    </w:p>
    <w:p w14:paraId="463ADDDE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Áreas internas do cliente sem alinhamento</w:t>
      </w:r>
    </w:p>
    <w:p w14:paraId="4D3C9489" w14:textId="77777777" w:rsidR="00A678DF" w:rsidRPr="00A678DF" w:rsidRDefault="00A678DF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Gargalos de Qualificação</w:t>
      </w:r>
    </w:p>
    <w:p w14:paraId="3250FC6F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Dados incompletos</w:t>
      </w:r>
    </w:p>
    <w:p w14:paraId="23D61050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Perfil fora do ICP</w:t>
      </w:r>
    </w:p>
    <w:p w14:paraId="3CA5A294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Não é estabelecimento de saúde</w:t>
      </w:r>
    </w:p>
    <w:p w14:paraId="6CE45C1E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Intermediário sem poder de decisão</w:t>
      </w:r>
    </w:p>
    <w:p w14:paraId="43D75DB1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Solicitação só para pesquisa de mercado</w:t>
      </w:r>
    </w:p>
    <w:p w14:paraId="79AE613C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Sem necessidade real de compra</w:t>
      </w:r>
    </w:p>
    <w:p w14:paraId="5C146305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informação técnica mínima</w:t>
      </w:r>
    </w:p>
    <w:p w14:paraId="2AEAE2F0" w14:textId="77777777" w:rsidR="00A678DF" w:rsidRPr="00A678DF" w:rsidRDefault="00A678DF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Gargalos de Proposta</w:t>
      </w:r>
    </w:p>
    <w:p w14:paraId="6F8ED155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Cliente não abriu a proposta</w:t>
      </w:r>
    </w:p>
    <w:p w14:paraId="37C2092C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Proposta demorou a ser enviada</w:t>
      </w:r>
    </w:p>
    <w:p w14:paraId="12F22EF9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descritivo técnico</w:t>
      </w:r>
    </w:p>
    <w:p w14:paraId="69EF14B5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informações regulatórias</w:t>
      </w:r>
    </w:p>
    <w:p w14:paraId="02A3BBB0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Necessidade de revisão constante</w:t>
      </w:r>
    </w:p>
    <w:p w14:paraId="3CC6394E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Proposta confusa / muito técnica</w:t>
      </w:r>
    </w:p>
    <w:p w14:paraId="2D319E88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Proposta enviada sem retorno</w:t>
      </w:r>
    </w:p>
    <w:p w14:paraId="61EDBD6E" w14:textId="77777777" w:rsidR="00A678DF" w:rsidRPr="00A678DF" w:rsidRDefault="00A678DF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Gargalos de Negociação</w:t>
      </w:r>
    </w:p>
    <w:p w14:paraId="3F413AFE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Preço fora do orçamento</w:t>
      </w:r>
    </w:p>
    <w:p w14:paraId="226900D0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Comparação rasa com concorrente</w:t>
      </w:r>
    </w:p>
    <w:p w14:paraId="0B1E1F8B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visita técnica</w:t>
      </w:r>
    </w:p>
    <w:p w14:paraId="09DF3987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demonstração</w:t>
      </w:r>
    </w:p>
    <w:p w14:paraId="6ECC6B16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Condições comerciais não aprovadas</w:t>
      </w:r>
    </w:p>
    <w:p w14:paraId="1A6227EE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validação da engenharia clínica</w:t>
      </w:r>
    </w:p>
    <w:p w14:paraId="728B786A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Retorno demorado do comercial</w:t>
      </w:r>
    </w:p>
    <w:p w14:paraId="2B7C9EC3" w14:textId="77777777" w:rsidR="00A678DF" w:rsidRPr="00A678DF" w:rsidRDefault="00A678DF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Gargalos Operacionais (internos)</w:t>
      </w:r>
    </w:p>
    <w:p w14:paraId="3D941429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estoque</w:t>
      </w:r>
    </w:p>
    <w:p w14:paraId="5CA82280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Atraso em resposta técnica</w:t>
      </w:r>
    </w:p>
    <w:p w14:paraId="76EF6AEE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documentos regulatórios</w:t>
      </w:r>
    </w:p>
    <w:p w14:paraId="6AD12F98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lastRenderedPageBreak/>
        <w:t>Falta de integração MKT ↔ Comercial</w:t>
      </w:r>
    </w:p>
    <w:p w14:paraId="228C35F5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Comunicação interna lenta</w:t>
      </w:r>
    </w:p>
    <w:p w14:paraId="009AD8A2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Representante sem retorno</w:t>
      </w:r>
    </w:p>
    <w:p w14:paraId="6A05B749" w14:textId="77777777" w:rsid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registro no Protheus</w:t>
      </w:r>
    </w:p>
    <w:p w14:paraId="60F1A2B6" w14:textId="65D242D2" w:rsidR="007F143B" w:rsidRPr="00A678DF" w:rsidRDefault="007F143B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F143B">
        <w:rPr>
          <w:rFonts w:ascii="Arial" w:hAnsi="Arial" w:cs="Arial"/>
          <w:bCs/>
          <w:sz w:val="22"/>
          <w:szCs w:val="22"/>
        </w:rPr>
        <w:t>Proposta emitida sem validação técnica/regulatória</w:t>
      </w:r>
    </w:p>
    <w:p w14:paraId="7FBF0DA0" w14:textId="77777777" w:rsidR="00A678DF" w:rsidRPr="00A678DF" w:rsidRDefault="00A678DF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Gargalos de Decisão do Cliente</w:t>
      </w:r>
    </w:p>
    <w:p w14:paraId="01D9A848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Aguardando orçamento anual</w:t>
      </w:r>
    </w:p>
    <w:p w14:paraId="6E47B115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Aguardando verba / GL</w:t>
      </w:r>
    </w:p>
    <w:p w14:paraId="64631675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Aguardando reunião interna</w:t>
      </w:r>
    </w:p>
    <w:p w14:paraId="5D85A170" w14:textId="7147EB45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 xml:space="preserve">Processo parado na engenharia </w:t>
      </w:r>
      <w:r>
        <w:rPr>
          <w:rFonts w:ascii="Arial" w:hAnsi="Arial" w:cs="Arial"/>
          <w:bCs/>
          <w:sz w:val="22"/>
          <w:szCs w:val="22"/>
        </w:rPr>
        <w:t>clínica</w:t>
      </w:r>
    </w:p>
    <w:p w14:paraId="111ADFD0" w14:textId="6F199872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Processo parado no suprimento</w:t>
      </w:r>
    </w:p>
    <w:p w14:paraId="2189DA2E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Projeto suspenso</w:t>
      </w:r>
    </w:p>
    <w:p w14:paraId="1CE76E7B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Mudança de gestão</w:t>
      </w:r>
    </w:p>
    <w:p w14:paraId="680CFC7A" w14:textId="35708206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Concorrência já homologada</w:t>
      </w:r>
    </w:p>
    <w:p w14:paraId="7053DFC9" w14:textId="77777777" w:rsidR="00A678DF" w:rsidRPr="00A678DF" w:rsidRDefault="00A678DF" w:rsidP="004642E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1A83641C" w14:textId="77777777" w:rsidR="00A678DF" w:rsidRDefault="00A678DF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82321A">
        <w:rPr>
          <w:rFonts w:ascii="Arial" w:hAnsi="Arial" w:cs="Arial"/>
          <w:b/>
          <w:sz w:val="22"/>
          <w:szCs w:val="22"/>
        </w:rPr>
        <w:t>Decisor e Aplicação Clínica</w:t>
      </w:r>
    </w:p>
    <w:p w14:paraId="5686732E" w14:textId="0614A5B1" w:rsidR="00F735E6" w:rsidRPr="0082321A" w:rsidRDefault="00F735E6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82321A">
        <w:rPr>
          <w:rFonts w:ascii="Arial" w:hAnsi="Arial" w:cs="Arial"/>
          <w:bCs/>
          <w:sz w:val="22"/>
          <w:szCs w:val="22"/>
        </w:rPr>
        <w:t>Define quem realmente influencia ou decide a compra.</w:t>
      </w:r>
    </w:p>
    <w:p w14:paraId="7EA6CFDD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Engenharia Clínica</w:t>
      </w:r>
    </w:p>
    <w:p w14:paraId="59E9B3B5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Compras</w:t>
      </w:r>
    </w:p>
    <w:p w14:paraId="193796E1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Administração</w:t>
      </w:r>
    </w:p>
    <w:p w14:paraId="237543C5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Coordenação do Centro Cirúrgico</w:t>
      </w:r>
    </w:p>
    <w:p w14:paraId="26972E52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Médico Cirurgião</w:t>
      </w:r>
    </w:p>
    <w:p w14:paraId="69C00B8E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Diretor Clínico</w:t>
      </w:r>
    </w:p>
    <w:p w14:paraId="0FFF9CDB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Manutenção</w:t>
      </w:r>
    </w:p>
    <w:p w14:paraId="64C8C83C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Enfermeiro / Instrumentador</w:t>
      </w:r>
    </w:p>
    <w:p w14:paraId="484DBF3A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Representante indicado</w:t>
      </w:r>
    </w:p>
    <w:p w14:paraId="3D86C399" w14:textId="77777777" w:rsid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Outro (especificar)</w:t>
      </w:r>
    </w:p>
    <w:p w14:paraId="4B4C706F" w14:textId="048A024C" w:rsidR="0082321A" w:rsidRPr="003474B6" w:rsidRDefault="003474B6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Aplicação Clínica</w:t>
      </w:r>
    </w:p>
    <w:p w14:paraId="615DD307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Cirurgia Geral</w:t>
      </w:r>
    </w:p>
    <w:p w14:paraId="248CB0F7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Ortopedia</w:t>
      </w:r>
    </w:p>
    <w:p w14:paraId="3F2A1D1D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Ginecologia/Obstetrícia</w:t>
      </w:r>
    </w:p>
    <w:p w14:paraId="5062A1FF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Urologia</w:t>
      </w:r>
    </w:p>
    <w:p w14:paraId="1C9EA6E9" w14:textId="77777777" w:rsidR="003474B6" w:rsidRP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lastRenderedPageBreak/>
        <w:t>Ambulatorial</w:t>
      </w:r>
    </w:p>
    <w:p w14:paraId="23871DB4" w14:textId="02FE0FC3" w:rsid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Multiuso</w:t>
      </w:r>
    </w:p>
    <w:p w14:paraId="15193DB8" w14:textId="77777777" w:rsidR="003474B6" w:rsidRDefault="003474B6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27E0583E" w14:textId="3F712803" w:rsidR="003474B6" w:rsidRPr="0082321A" w:rsidRDefault="003474B6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3474B6">
        <w:rPr>
          <w:rFonts w:ascii="Arial" w:hAnsi="Arial" w:cs="Arial"/>
          <w:b/>
          <w:sz w:val="22"/>
          <w:szCs w:val="22"/>
        </w:rPr>
        <w:t>Próxima Ação</w:t>
      </w:r>
      <w:r w:rsidR="009C1A27">
        <w:rPr>
          <w:rFonts w:ascii="Arial" w:hAnsi="Arial" w:cs="Arial"/>
          <w:b/>
          <w:sz w:val="22"/>
          <w:szCs w:val="22"/>
        </w:rPr>
        <w:t xml:space="preserve"> – Tarefa </w:t>
      </w:r>
    </w:p>
    <w:p w14:paraId="411412D9" w14:textId="0410A68D" w:rsidR="000A55DC" w:rsidRPr="00364074" w:rsidRDefault="000A55DC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As próximas ações não serão controladas por campo manual.</w:t>
      </w:r>
      <w:r w:rsidR="00364074">
        <w:rPr>
          <w:rFonts w:ascii="Arial" w:hAnsi="Arial" w:cs="Arial"/>
          <w:bCs/>
          <w:sz w:val="22"/>
          <w:szCs w:val="22"/>
        </w:rPr>
        <w:t xml:space="preserve"> </w:t>
      </w:r>
      <w:r w:rsidRPr="00364074">
        <w:rPr>
          <w:rFonts w:ascii="Arial" w:hAnsi="Arial" w:cs="Arial"/>
          <w:bCs/>
          <w:sz w:val="22"/>
          <w:szCs w:val="22"/>
        </w:rPr>
        <w:t>Todas as atividades são registradas diretamente como:</w:t>
      </w:r>
    </w:p>
    <w:p w14:paraId="5E79E111" w14:textId="77777777" w:rsidR="000A55DC" w:rsidRDefault="000A55DC" w:rsidP="00364074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tarefas,</w:t>
      </w:r>
    </w:p>
    <w:p w14:paraId="5F6959F6" w14:textId="2334F888" w:rsidR="000A55DC" w:rsidRPr="00364074" w:rsidRDefault="000A55DC" w:rsidP="00364074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agendamentos,</w:t>
      </w:r>
    </w:p>
    <w:p w14:paraId="67AD1B44" w14:textId="77777777" w:rsidR="000A55DC" w:rsidRPr="000A55DC" w:rsidRDefault="000A55DC" w:rsidP="00364074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compromissos,</w:t>
      </w:r>
    </w:p>
    <w:p w14:paraId="30B1D98B" w14:textId="1249AB7F" w:rsidR="000A55DC" w:rsidRPr="00364074" w:rsidRDefault="000A55DC" w:rsidP="00364074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lembretes</w:t>
      </w:r>
    </w:p>
    <w:p w14:paraId="31F371E1" w14:textId="77777777" w:rsidR="000A55DC" w:rsidRPr="000A55DC" w:rsidRDefault="000A55DC" w:rsidP="00364074">
      <w:pPr>
        <w:pStyle w:val="PargrafodaLista"/>
        <w:numPr>
          <w:ilvl w:val="0"/>
          <w:numId w:val="4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ou automações internas do CRM.</w:t>
      </w:r>
    </w:p>
    <w:p w14:paraId="2310C8E0" w14:textId="591992E6" w:rsidR="000A55DC" w:rsidRPr="00364074" w:rsidRDefault="000A55DC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6B8B89FC" w14:textId="77777777" w:rsidR="000A55DC" w:rsidRDefault="000A55DC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>
        <w:rPr>
          <w:rFonts w:ascii="Arial" w:hAnsi="Arial" w:cs="Arial"/>
          <w:bCs/>
          <w:sz w:val="22"/>
          <w:szCs w:val="22"/>
        </w:rPr>
        <w:t>O controle de ações ocorre por funcionalidade do sistema e não por preenchimento manual.</w:t>
      </w:r>
    </w:p>
    <w:p w14:paraId="3C0C4123" w14:textId="055D44E2" w:rsidR="003474B6" w:rsidRDefault="000A55DC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0A55DC" w:rsidDel="000A55DC">
        <w:rPr>
          <w:rFonts w:ascii="Arial" w:hAnsi="Arial" w:cs="Arial"/>
          <w:bCs/>
          <w:sz w:val="22"/>
          <w:szCs w:val="22"/>
        </w:rPr>
        <w:t xml:space="preserve"> </w:t>
      </w:r>
    </w:p>
    <w:p w14:paraId="518D527F" w14:textId="5A2C1427" w:rsidR="003474B6" w:rsidRDefault="003474B6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commentRangeStart w:id="14"/>
      <w:r w:rsidRPr="003474B6">
        <w:rPr>
          <w:rFonts w:ascii="Arial" w:hAnsi="Arial" w:cs="Arial"/>
          <w:b/>
          <w:sz w:val="22"/>
          <w:szCs w:val="22"/>
        </w:rPr>
        <w:t>Projeção e Probabilidade</w:t>
      </w:r>
    </w:p>
    <w:p w14:paraId="2033940D" w14:textId="5FBCCAF1" w:rsidR="003474B6" w:rsidRPr="003474B6" w:rsidRDefault="003474B6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Permite previsibilidade e projeções reais de vendas.</w:t>
      </w:r>
    </w:p>
    <w:p w14:paraId="0067ABB6" w14:textId="77777777" w:rsidR="003474B6" w:rsidRDefault="003474B6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Probabilidade de Fechamento</w:t>
      </w:r>
    </w:p>
    <w:p w14:paraId="243318BF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10% – muito baixa</w:t>
      </w:r>
    </w:p>
    <w:p w14:paraId="574910A2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25% – baixa</w:t>
      </w:r>
    </w:p>
    <w:p w14:paraId="290FF663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50% – média</w:t>
      </w:r>
    </w:p>
    <w:p w14:paraId="646BFE24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75% – alta</w:t>
      </w:r>
    </w:p>
    <w:p w14:paraId="1E01A48A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90% – muito alta</w:t>
      </w:r>
    </w:p>
    <w:p w14:paraId="40120678" w14:textId="77777777" w:rsidR="003474B6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100% – ganho</w:t>
      </w:r>
    </w:p>
    <w:p w14:paraId="1D89A1C3" w14:textId="77777777" w:rsidR="003474B6" w:rsidRDefault="003474B6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Prazo de compra</w:t>
      </w:r>
    </w:p>
    <w:p w14:paraId="440F6545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Imediato (0–30 dias)</w:t>
      </w:r>
    </w:p>
    <w:p w14:paraId="1DACE115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Curto prazo (30–90 dias)</w:t>
      </w:r>
    </w:p>
    <w:p w14:paraId="0C43B461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Médio prazo (90–180 dias)</w:t>
      </w:r>
    </w:p>
    <w:p w14:paraId="1C6BA73C" w14:textId="77777777" w:rsidR="003474B6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Longo prazo (&gt;180 dias)</w:t>
      </w:r>
    </w:p>
    <w:p w14:paraId="68FB72E6" w14:textId="4C40D5CA" w:rsidR="003474B6" w:rsidRPr="00F735E6" w:rsidRDefault="00561693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561693">
        <w:rPr>
          <w:rFonts w:ascii="Arial" w:hAnsi="Arial" w:cs="Arial"/>
          <w:bCs/>
          <w:sz w:val="22"/>
          <w:szCs w:val="22"/>
        </w:rPr>
        <w:t>Indefinido (cliente não sabe)</w:t>
      </w:r>
      <w:commentRangeEnd w:id="14"/>
      <w:r w:rsidR="005F45FC">
        <w:rPr>
          <w:rStyle w:val="Refdecomentrio"/>
        </w:rPr>
        <w:commentReference w:id="14"/>
      </w:r>
    </w:p>
    <w:p w14:paraId="24EF36D6" w14:textId="77777777" w:rsidR="003474B6" w:rsidRDefault="003474B6" w:rsidP="004642E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5AB73758" w14:textId="47FA35BD" w:rsidR="00A678DF" w:rsidRDefault="00A678DF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A678DF">
        <w:rPr>
          <w:rFonts w:ascii="Arial" w:hAnsi="Arial" w:cs="Arial"/>
          <w:b/>
          <w:sz w:val="22"/>
          <w:szCs w:val="22"/>
        </w:rPr>
        <w:t>Objeções</w:t>
      </w:r>
    </w:p>
    <w:p w14:paraId="5BB62A3E" w14:textId="4E7E8D2B" w:rsidR="00A678DF" w:rsidRPr="00A678DF" w:rsidRDefault="00A678DF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lastRenderedPageBreak/>
        <w:t>É um obstáculo durante a negociação, mas que ainda pode ser resolvido.</w:t>
      </w:r>
      <w:r>
        <w:rPr>
          <w:rFonts w:ascii="Arial" w:hAnsi="Arial" w:cs="Arial"/>
          <w:bCs/>
          <w:sz w:val="22"/>
          <w:szCs w:val="22"/>
        </w:rPr>
        <w:t xml:space="preserve"> </w:t>
      </w:r>
      <w:r w:rsidRPr="00A678DF">
        <w:rPr>
          <w:rFonts w:ascii="Arial" w:hAnsi="Arial" w:cs="Arial"/>
          <w:bCs/>
          <w:sz w:val="22"/>
          <w:szCs w:val="22"/>
        </w:rPr>
        <w:t>A objeção é o que o cliente fala enquanto ainda está considerando comprar.</w:t>
      </w:r>
    </w:p>
    <w:p w14:paraId="41D2FFDD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Preço alto</w:t>
      </w:r>
    </w:p>
    <w:p w14:paraId="56AE9368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Prazo de entrega</w:t>
      </w:r>
    </w:p>
    <w:p w14:paraId="0259D99F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Marca concorrente preferida</w:t>
      </w:r>
    </w:p>
    <w:p w14:paraId="4BFE5E43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Falta de histórico</w:t>
      </w:r>
    </w:p>
    <w:p w14:paraId="7872FE57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Sem urgência</w:t>
      </w:r>
    </w:p>
    <w:p w14:paraId="6E9443D1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Sem verba</w:t>
      </w:r>
    </w:p>
    <w:p w14:paraId="48FA9EA3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Buscando opção mais simples</w:t>
      </w:r>
    </w:p>
    <w:p w14:paraId="51A4BAD7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Quer apenas informação</w:t>
      </w:r>
    </w:p>
    <w:p w14:paraId="37A0ABF6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Quer apenas catálogo</w:t>
      </w:r>
    </w:p>
    <w:p w14:paraId="29F1DEC0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Não quer reunião</w:t>
      </w:r>
    </w:p>
    <w:p w14:paraId="3EFB322F" w14:textId="77777777" w:rsidR="00A678DF" w:rsidRPr="00A678DF" w:rsidRDefault="00A678DF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A678DF">
        <w:rPr>
          <w:rFonts w:ascii="Arial" w:hAnsi="Arial" w:cs="Arial"/>
          <w:bCs/>
          <w:sz w:val="22"/>
          <w:szCs w:val="22"/>
        </w:rPr>
        <w:t>Não quer contato agora</w:t>
      </w:r>
    </w:p>
    <w:p w14:paraId="719AD982" w14:textId="77777777" w:rsidR="00A678DF" w:rsidRDefault="00A678DF" w:rsidP="004642EA">
      <w:p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</w:p>
    <w:p w14:paraId="2E45EF3B" w14:textId="65595246" w:rsidR="003474B6" w:rsidRPr="003474B6" w:rsidRDefault="003474B6" w:rsidP="004642EA">
      <w:pPr>
        <w:pStyle w:val="PargrafodaLista"/>
        <w:numPr>
          <w:ilvl w:val="2"/>
          <w:numId w:val="1"/>
        </w:numPr>
        <w:spacing w:line="360" w:lineRule="auto"/>
        <w:ind w:left="1004"/>
        <w:jc w:val="both"/>
        <w:rPr>
          <w:rFonts w:ascii="Arial" w:hAnsi="Arial" w:cs="Arial"/>
          <w:b/>
          <w:sz w:val="22"/>
          <w:szCs w:val="22"/>
        </w:rPr>
      </w:pPr>
      <w:r w:rsidRPr="003474B6">
        <w:rPr>
          <w:rFonts w:ascii="Arial" w:hAnsi="Arial" w:cs="Arial"/>
          <w:b/>
          <w:sz w:val="22"/>
          <w:szCs w:val="22"/>
        </w:rPr>
        <w:t>Motivo da Perda</w:t>
      </w:r>
    </w:p>
    <w:p w14:paraId="5C5E1297" w14:textId="5DFEB7BD" w:rsidR="00F735E6" w:rsidRPr="003474B6" w:rsidRDefault="00F735E6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474B6">
        <w:rPr>
          <w:rFonts w:ascii="Arial" w:hAnsi="Arial" w:cs="Arial"/>
          <w:bCs/>
          <w:sz w:val="22"/>
          <w:szCs w:val="22"/>
        </w:rPr>
        <w:t>Lista padronizada para análise gerencial e redução de falhas futuras.</w:t>
      </w:r>
      <w:r w:rsidR="00A678DF" w:rsidRPr="00A678DF">
        <w:t xml:space="preserve"> </w:t>
      </w:r>
      <w:r w:rsidR="00A678DF" w:rsidRPr="00A678DF">
        <w:rPr>
          <w:rFonts w:ascii="Arial" w:hAnsi="Arial" w:cs="Arial"/>
          <w:bCs/>
          <w:sz w:val="22"/>
          <w:szCs w:val="22"/>
        </w:rPr>
        <w:t>É a causa final que encerrou a oportunidade, quando não existe mais negociação.</w:t>
      </w:r>
    </w:p>
    <w:p w14:paraId="5FBE61E0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Preço alto</w:t>
      </w:r>
    </w:p>
    <w:p w14:paraId="7AE1F582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Falta de verba</w:t>
      </w:r>
    </w:p>
    <w:p w14:paraId="5E543247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Comprou do concorrente</w:t>
      </w:r>
    </w:p>
    <w:p w14:paraId="79967D1C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Perdeu tempo de follow-up</w:t>
      </w:r>
    </w:p>
    <w:p w14:paraId="52B31E23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Produto inadequado</w:t>
      </w:r>
    </w:p>
    <w:p w14:paraId="2C8390FA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Estrutura hospitalar insuficiente</w:t>
      </w:r>
    </w:p>
    <w:p w14:paraId="77373897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Processo travado em compras</w:t>
      </w:r>
    </w:p>
    <w:p w14:paraId="68CD186E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Falta de resposta do cliente</w:t>
      </w:r>
    </w:p>
    <w:p w14:paraId="701F2A5E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Projeto não aprovado</w:t>
      </w:r>
    </w:p>
    <w:p w14:paraId="58B5319E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Mudança de prioridade</w:t>
      </w:r>
    </w:p>
    <w:p w14:paraId="5FC3E396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Cliente desistiu</w:t>
      </w:r>
    </w:p>
    <w:p w14:paraId="64BC6BAA" w14:textId="18808875" w:rsidR="00E26385" w:rsidRPr="00E26385" w:rsidRDefault="003474B6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Produto/Dispositivo </w:t>
      </w:r>
      <w:r w:rsidR="00E26385" w:rsidRPr="00E26385">
        <w:rPr>
          <w:rFonts w:ascii="Arial" w:hAnsi="Arial" w:cs="Arial"/>
          <w:bCs/>
          <w:sz w:val="22"/>
          <w:szCs w:val="22"/>
        </w:rPr>
        <w:t>não era prioridade</w:t>
      </w:r>
    </w:p>
    <w:p w14:paraId="352AB163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Representante não deu retorno</w:t>
      </w:r>
    </w:p>
    <w:p w14:paraId="5FFF182F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Prazo de entrega</w:t>
      </w:r>
    </w:p>
    <w:p w14:paraId="0121103C" w14:textId="77777777" w:rsidR="00E26385" w:rsidRP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Falta de demonstração técnica</w:t>
      </w:r>
    </w:p>
    <w:p w14:paraId="679C59BD" w14:textId="415FFB4D" w:rsid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lastRenderedPageBreak/>
        <w:t xml:space="preserve">Documentação </w:t>
      </w:r>
      <w:r w:rsidR="00845572">
        <w:rPr>
          <w:rFonts w:ascii="Arial" w:hAnsi="Arial" w:cs="Arial"/>
          <w:bCs/>
          <w:sz w:val="22"/>
          <w:szCs w:val="22"/>
        </w:rPr>
        <w:t>INMETRO/</w:t>
      </w:r>
      <w:r w:rsidRPr="00E26385">
        <w:rPr>
          <w:rFonts w:ascii="Arial" w:hAnsi="Arial" w:cs="Arial"/>
          <w:bCs/>
          <w:sz w:val="22"/>
          <w:szCs w:val="22"/>
        </w:rPr>
        <w:t>ANVISA</w:t>
      </w:r>
    </w:p>
    <w:p w14:paraId="4E5532F6" w14:textId="593D84D8" w:rsidR="009B66CB" w:rsidRDefault="00845572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845572">
        <w:rPr>
          <w:rFonts w:ascii="Arial" w:hAnsi="Arial" w:cs="Arial"/>
          <w:bCs/>
          <w:sz w:val="22"/>
          <w:szCs w:val="22"/>
        </w:rPr>
        <w:t>Perdeu por falta de follow-up interno</w:t>
      </w:r>
    </w:p>
    <w:p w14:paraId="262563E0" w14:textId="77777777" w:rsidR="007F143B" w:rsidRPr="007F143B" w:rsidRDefault="007F143B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F143B">
        <w:rPr>
          <w:rFonts w:ascii="Arial" w:hAnsi="Arial" w:cs="Arial"/>
          <w:bCs/>
          <w:sz w:val="22"/>
          <w:szCs w:val="22"/>
        </w:rPr>
        <w:t>Perdeu por falta de retorno interno</w:t>
      </w:r>
    </w:p>
    <w:p w14:paraId="132D5F98" w14:textId="489C1148" w:rsidR="007F143B" w:rsidRPr="009B66CB" w:rsidRDefault="007F143B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F143B">
        <w:rPr>
          <w:rFonts w:ascii="Arial" w:hAnsi="Arial" w:cs="Arial"/>
          <w:bCs/>
          <w:sz w:val="22"/>
          <w:szCs w:val="22"/>
        </w:rPr>
        <w:t>Documentação incompleta (Protheus/CRM)</w:t>
      </w:r>
    </w:p>
    <w:p w14:paraId="1345227A" w14:textId="771AA42C" w:rsidR="00E26385" w:rsidRDefault="00E26385" w:rsidP="004642EA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E26385">
        <w:rPr>
          <w:rFonts w:ascii="Arial" w:hAnsi="Arial" w:cs="Arial"/>
          <w:bCs/>
          <w:sz w:val="22"/>
          <w:szCs w:val="22"/>
        </w:rPr>
        <w:t>Outro motivo</w:t>
      </w:r>
      <w:r>
        <w:rPr>
          <w:rFonts w:ascii="Arial" w:hAnsi="Arial" w:cs="Arial"/>
          <w:bCs/>
          <w:sz w:val="22"/>
          <w:szCs w:val="22"/>
        </w:rPr>
        <w:t xml:space="preserve">. Qual? </w:t>
      </w:r>
    </w:p>
    <w:p w14:paraId="0963EF47" w14:textId="77777777" w:rsidR="00E26385" w:rsidRPr="00E26385" w:rsidRDefault="00E2638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DEB23F5" w14:textId="6FF952BC" w:rsidR="00995D01" w:rsidRPr="00090AAB" w:rsidRDefault="00995D01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90AAB">
        <w:rPr>
          <w:rFonts w:ascii="Arial" w:hAnsi="Arial" w:cs="Arial"/>
          <w:b/>
          <w:sz w:val="22"/>
          <w:szCs w:val="22"/>
        </w:rPr>
        <w:t>Cadência de Contatos</w:t>
      </w:r>
    </w:p>
    <w:p w14:paraId="2E6F7A00" w14:textId="7D98C5F7" w:rsidR="00DA1228" w:rsidRPr="00DA1228" w:rsidRDefault="00DA1228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Objetivo: Padronizar a sequência e o intervalo das interações com leads qualificados, garantindo acompanhamento estruturado, evitando perda de oportunidades e fortalecendo o relacionamento técnico-comercial.</w:t>
      </w:r>
    </w:p>
    <w:p w14:paraId="2A90F60A" w14:textId="5A641F99" w:rsidR="00DA1228" w:rsidRPr="00DA1228" w:rsidRDefault="00DA1228" w:rsidP="004642EA">
      <w:pPr>
        <w:pStyle w:val="PargrafodaLista"/>
        <w:numPr>
          <w:ilvl w:val="0"/>
          <w:numId w:val="9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Aplicação: Aplica-se a todos os leads qualificados provenientes do feiras, site, redes sociais ou prospecções diretas, conduzidos pela equipe interna e pelos representantes comerciais.</w:t>
      </w:r>
    </w:p>
    <w:p w14:paraId="23682ECA" w14:textId="7FA7CB5C" w:rsidR="00DA1228" w:rsidRPr="00DA1228" w:rsidRDefault="00DA1228" w:rsidP="004642EA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 xml:space="preserve">Todas as interações devem ser registradas no </w:t>
      </w:r>
      <w:r w:rsidR="00E858FB">
        <w:rPr>
          <w:rFonts w:ascii="Arial" w:hAnsi="Arial" w:cs="Arial"/>
          <w:bCs/>
          <w:sz w:val="22"/>
          <w:szCs w:val="22"/>
        </w:rPr>
        <w:t>CRM</w:t>
      </w:r>
      <w:r w:rsidRPr="00DA1228">
        <w:rPr>
          <w:rFonts w:ascii="Arial" w:hAnsi="Arial" w:cs="Arial"/>
          <w:bCs/>
          <w:sz w:val="22"/>
          <w:szCs w:val="22"/>
        </w:rPr>
        <w:t xml:space="preserve"> (fase digital) ou no </w:t>
      </w:r>
      <w:r w:rsidR="00640D8B">
        <w:rPr>
          <w:rFonts w:ascii="Arial" w:hAnsi="Arial" w:cs="Arial"/>
          <w:bCs/>
          <w:sz w:val="22"/>
          <w:szCs w:val="22"/>
        </w:rPr>
        <w:t>Sistema Protheus - TOTVS</w:t>
      </w:r>
      <w:r w:rsidRPr="00DA1228">
        <w:rPr>
          <w:rFonts w:ascii="Arial" w:hAnsi="Arial" w:cs="Arial"/>
          <w:bCs/>
          <w:sz w:val="22"/>
          <w:szCs w:val="22"/>
        </w:rPr>
        <w:t xml:space="preserve"> (fase comercial).</w:t>
      </w:r>
    </w:p>
    <w:p w14:paraId="67894F7B" w14:textId="77777777" w:rsidR="00DA1228" w:rsidRPr="00DA1228" w:rsidRDefault="00DA1228" w:rsidP="004642EA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As mensagens e comunicações devem utilizar linguagem técnica, respeitosa e conforme as normas regulatórias.</w:t>
      </w:r>
    </w:p>
    <w:p w14:paraId="3B3DD111" w14:textId="77777777" w:rsidR="00DA1228" w:rsidRDefault="00DA1228" w:rsidP="004642EA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É proibido divulgar preços ou condições comerciais em mensagens públicas ou antes da identificação técnica do solicitante.</w:t>
      </w:r>
    </w:p>
    <w:p w14:paraId="385935FF" w14:textId="63318D91" w:rsidR="00DA1228" w:rsidRDefault="00DA1228" w:rsidP="004642EA">
      <w:pPr>
        <w:pStyle w:val="PargrafodaLista"/>
        <w:numPr>
          <w:ilvl w:val="0"/>
          <w:numId w:val="8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Leads sem resposta após o ciclo completo devem retornar ao fluxo de nutrição automatizada.</w:t>
      </w:r>
    </w:p>
    <w:p w14:paraId="457C91D0" w14:textId="77777777" w:rsid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9BD9196" w14:textId="0AF3C942" w:rsidR="00DA1228" w:rsidRPr="00DA1228" w:rsidRDefault="00DA1228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commentRangeStart w:id="15"/>
      <w:r w:rsidRPr="00DA1228">
        <w:rPr>
          <w:rFonts w:ascii="Arial" w:hAnsi="Arial" w:cs="Arial"/>
          <w:b/>
          <w:sz w:val="22"/>
          <w:szCs w:val="22"/>
        </w:rPr>
        <w:t>Fluxo Padrão de Cadência de Contatos</w:t>
      </w:r>
    </w:p>
    <w:commentRangeEnd w:id="15"/>
    <w:p w14:paraId="24282186" w14:textId="3BECDB40" w:rsidR="00364074" w:rsidRPr="00364074" w:rsidRDefault="006D4445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Style w:val="Refdecomentrio"/>
        </w:rPr>
        <w:commentReference w:id="15"/>
      </w:r>
      <w:r w:rsidR="00364074" w:rsidRPr="00364074">
        <w:t xml:space="preserve"> </w:t>
      </w:r>
      <w:r w:rsidR="00364074" w:rsidRPr="00364074">
        <w:rPr>
          <w:rFonts w:ascii="Arial" w:hAnsi="Arial" w:cs="Arial"/>
          <w:bCs/>
          <w:sz w:val="22"/>
          <w:szCs w:val="22"/>
        </w:rPr>
        <w:t>A empresa adota cadência mínima operacional, respeitando:</w:t>
      </w:r>
    </w:p>
    <w:p w14:paraId="7AD46FCC" w14:textId="77777777" w:rsidR="00364074" w:rsidRPr="00364074" w:rsidRDefault="00364074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comportamento do cliente,</w:t>
      </w:r>
    </w:p>
    <w:p w14:paraId="091202EB" w14:textId="77777777" w:rsidR="00364074" w:rsidRPr="00364074" w:rsidRDefault="00364074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complexidade técnica da solução,</w:t>
      </w:r>
    </w:p>
    <w:p w14:paraId="7F7C1B2F" w14:textId="77777777" w:rsidR="00364074" w:rsidRPr="00364074" w:rsidRDefault="00364074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e particularidades da negociação.</w:t>
      </w:r>
    </w:p>
    <w:p w14:paraId="572BD45B" w14:textId="77777777" w:rsidR="00364074" w:rsidRPr="00364074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77E91AE" w14:textId="77777777" w:rsidR="00364074" w:rsidRPr="00364074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 cadência é ajustável conforme realidade do cliente e tipo de oportunidade.</w:t>
      </w:r>
    </w:p>
    <w:p w14:paraId="5DA7AC42" w14:textId="77777777" w:rsidR="00364074" w:rsidRPr="00364074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78B19D82" w14:textId="196B6349" w:rsidR="00364074" w:rsidRPr="00364074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Diretriz Geral:</w:t>
      </w:r>
      <w:r>
        <w:rPr>
          <w:rFonts w:ascii="Arial" w:hAnsi="Arial" w:cs="Arial"/>
          <w:bCs/>
          <w:sz w:val="22"/>
          <w:szCs w:val="22"/>
        </w:rPr>
        <w:t xml:space="preserve"> </w:t>
      </w:r>
    </w:p>
    <w:p w14:paraId="50F48720" w14:textId="77777777" w:rsidR="00364074" w:rsidRPr="00364074" w:rsidRDefault="00364074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Nenhum contato qualificado deve ficar sem atendimento inicial.</w:t>
      </w:r>
    </w:p>
    <w:p w14:paraId="6191812D" w14:textId="77777777" w:rsidR="00364074" w:rsidRPr="00364074" w:rsidRDefault="00364074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Todo lead deve sofrer tentativa objetiva de contato.</w:t>
      </w:r>
    </w:p>
    <w:p w14:paraId="1FE747FE" w14:textId="77777777" w:rsidR="00364074" w:rsidRPr="00364074" w:rsidRDefault="00364074" w:rsidP="00364074">
      <w:pPr>
        <w:pStyle w:val="PargrafodaLista"/>
        <w:numPr>
          <w:ilvl w:val="0"/>
          <w:numId w:val="4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Leads sem retorno entram em rotina de acompanhamento automatizado.</w:t>
      </w:r>
    </w:p>
    <w:p w14:paraId="06C196D8" w14:textId="77777777" w:rsidR="00364074" w:rsidRPr="00364074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D8A5D5B" w14:textId="51260DD1" w:rsidR="00DA1228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 contagem de prazos utiliza padrão de horas úteis, conforme funcionalidade do CRM.</w:t>
      </w:r>
    </w:p>
    <w:p w14:paraId="5ACDE14D" w14:textId="77777777" w:rsidR="00364074" w:rsidRPr="00DA1228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AED34D6" w14:textId="4A0DEFA9" w:rsidR="00DA1228" w:rsidRPr="00DA1228" w:rsidRDefault="00DA1228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DA1228">
        <w:rPr>
          <w:rFonts w:ascii="Arial" w:hAnsi="Arial" w:cs="Arial"/>
          <w:b/>
          <w:sz w:val="22"/>
          <w:szCs w:val="22"/>
        </w:rPr>
        <w:t>Pontos de Controle</w:t>
      </w:r>
    </w:p>
    <w:p w14:paraId="6EF93B8B" w14:textId="77777777" w:rsidR="00364074" w:rsidRPr="00364074" w:rsidRDefault="00364074" w:rsidP="005C07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Todo contato qualificado deve ser atendido em horas úteis.</w:t>
      </w:r>
    </w:p>
    <w:p w14:paraId="233F11AB" w14:textId="77777777" w:rsidR="00364074" w:rsidRPr="00364074" w:rsidRDefault="00364074" w:rsidP="005C07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 evolução do contato deve ser atualizada pelo movimento nas etapas do fluxo.</w:t>
      </w:r>
    </w:p>
    <w:p w14:paraId="1894E428" w14:textId="77777777" w:rsidR="00364074" w:rsidRPr="00364074" w:rsidRDefault="00364074" w:rsidP="005C07D7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A gestão do tempo por etapa é controlada automaticamente pelo sistema.</w:t>
      </w:r>
    </w:p>
    <w:p w14:paraId="2301820A" w14:textId="77777777" w:rsidR="00364074" w:rsidRPr="00364074" w:rsidRDefault="00364074" w:rsidP="00364074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59A6762E" w14:textId="5610D99D" w:rsidR="00364074" w:rsidRDefault="00364074" w:rsidP="00364074">
      <w:pPr>
        <w:spacing w:line="360" w:lineRule="auto"/>
      </w:pPr>
      <w:r w:rsidRPr="00364074">
        <w:rPr>
          <w:rFonts w:ascii="Arial" w:hAnsi="Arial" w:cs="Arial"/>
          <w:bCs/>
          <w:sz w:val="22"/>
          <w:szCs w:val="22"/>
        </w:rPr>
        <w:t>Os prazos são definidos por área de atuação comercial, conforme tipo de atendimento:</w:t>
      </w:r>
    </w:p>
    <w:tbl>
      <w:tblPr>
        <w:tblStyle w:val="SimplesTabela2"/>
        <w:tblW w:w="0" w:type="auto"/>
        <w:jc w:val="center"/>
        <w:tblLook w:val="04A0" w:firstRow="1" w:lastRow="0" w:firstColumn="1" w:lastColumn="0" w:noHBand="0" w:noVBand="1"/>
      </w:tblPr>
      <w:tblGrid>
        <w:gridCol w:w="2063"/>
        <w:gridCol w:w="3837"/>
      </w:tblGrid>
      <w:tr w:rsidR="00364074" w:rsidRPr="00364074" w14:paraId="0DAA5437" w14:textId="77777777" w:rsidTr="0036407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DA283DA" w14:textId="77777777" w:rsidR="00364074" w:rsidRPr="00364074" w:rsidRDefault="00364074" w:rsidP="006D20E4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  <w:r w:rsidRPr="00364074">
              <w:rPr>
                <w:rFonts w:ascii="Arial" w:hAnsi="Arial" w:cs="Arial"/>
                <w:sz w:val="22"/>
                <w:szCs w:val="22"/>
              </w:rPr>
              <w:t>Área</w:t>
            </w:r>
          </w:p>
        </w:tc>
        <w:tc>
          <w:tcPr>
            <w:tcW w:w="0" w:type="auto"/>
            <w:hideMark/>
          </w:tcPr>
          <w:p w14:paraId="0EA93D88" w14:textId="77777777" w:rsidR="00364074" w:rsidRPr="00364074" w:rsidRDefault="00364074" w:rsidP="006D20E4">
            <w:pPr>
              <w:spacing w:line="276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64074">
              <w:rPr>
                <w:rFonts w:ascii="Arial" w:hAnsi="Arial" w:cs="Arial"/>
                <w:sz w:val="22"/>
                <w:szCs w:val="22"/>
              </w:rPr>
              <w:t>Controle</w:t>
            </w:r>
          </w:p>
        </w:tc>
      </w:tr>
      <w:tr w:rsidR="00364074" w:rsidRPr="00364074" w14:paraId="0AF45D71" w14:textId="77777777" w:rsidTr="00364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6D723C" w14:textId="77777777" w:rsidR="00364074" w:rsidRPr="00364074" w:rsidRDefault="00364074" w:rsidP="006D20E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6407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Atendimento inicial</w:t>
            </w:r>
          </w:p>
        </w:tc>
        <w:tc>
          <w:tcPr>
            <w:tcW w:w="0" w:type="auto"/>
            <w:hideMark/>
          </w:tcPr>
          <w:p w14:paraId="33C440BD" w14:textId="77777777" w:rsidR="00364074" w:rsidRPr="00364074" w:rsidRDefault="00364074" w:rsidP="006D20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64074">
              <w:rPr>
                <w:rFonts w:ascii="Arial" w:hAnsi="Arial" w:cs="Arial"/>
                <w:sz w:val="22"/>
                <w:szCs w:val="22"/>
              </w:rPr>
              <w:t>Dentro de horas úteis</w:t>
            </w:r>
          </w:p>
        </w:tc>
      </w:tr>
      <w:tr w:rsidR="00364074" w:rsidRPr="00364074" w14:paraId="584C6158" w14:textId="77777777" w:rsidTr="003640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B1762A" w14:textId="77777777" w:rsidR="00364074" w:rsidRPr="00364074" w:rsidRDefault="00364074" w:rsidP="006D20E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6407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Prospecção ativa</w:t>
            </w:r>
          </w:p>
        </w:tc>
        <w:tc>
          <w:tcPr>
            <w:tcW w:w="0" w:type="auto"/>
            <w:hideMark/>
          </w:tcPr>
          <w:p w14:paraId="420F195A" w14:textId="77777777" w:rsidR="00364074" w:rsidRPr="00364074" w:rsidRDefault="00364074" w:rsidP="006D20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64074">
              <w:rPr>
                <w:rFonts w:ascii="Arial" w:hAnsi="Arial" w:cs="Arial"/>
                <w:sz w:val="22"/>
                <w:szCs w:val="22"/>
              </w:rPr>
              <w:t>Conforme fluxo do funil</w:t>
            </w:r>
          </w:p>
        </w:tc>
      </w:tr>
      <w:tr w:rsidR="00364074" w:rsidRPr="00364074" w14:paraId="110EC1B4" w14:textId="77777777" w:rsidTr="0036407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53F4A09" w14:textId="77777777" w:rsidR="00364074" w:rsidRPr="00364074" w:rsidRDefault="00364074" w:rsidP="006D20E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6407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Vendas</w:t>
            </w:r>
          </w:p>
        </w:tc>
        <w:tc>
          <w:tcPr>
            <w:tcW w:w="0" w:type="auto"/>
            <w:hideMark/>
          </w:tcPr>
          <w:p w14:paraId="6807DF4F" w14:textId="77777777" w:rsidR="00364074" w:rsidRPr="00364074" w:rsidRDefault="00364074" w:rsidP="006D20E4">
            <w:pPr>
              <w:spacing w:line="276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64074">
              <w:rPr>
                <w:rFonts w:ascii="Arial" w:hAnsi="Arial" w:cs="Arial"/>
                <w:sz w:val="22"/>
                <w:szCs w:val="22"/>
              </w:rPr>
              <w:t>Conforme andamento da negociação</w:t>
            </w:r>
          </w:p>
        </w:tc>
      </w:tr>
      <w:tr w:rsidR="00364074" w:rsidRPr="00364074" w14:paraId="09CFC3C6" w14:textId="77777777" w:rsidTr="0036407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29CE5C" w14:textId="77777777" w:rsidR="00364074" w:rsidRPr="00364074" w:rsidRDefault="00364074" w:rsidP="006D20E4">
            <w:pPr>
              <w:spacing w:line="276" w:lineRule="auto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364074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Pós-venda</w:t>
            </w:r>
          </w:p>
        </w:tc>
        <w:tc>
          <w:tcPr>
            <w:tcW w:w="0" w:type="auto"/>
            <w:hideMark/>
          </w:tcPr>
          <w:p w14:paraId="24DE9390" w14:textId="77777777" w:rsidR="00364074" w:rsidRPr="00364074" w:rsidRDefault="00364074" w:rsidP="006D20E4">
            <w:pPr>
              <w:spacing w:line="276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sz w:val="22"/>
                <w:szCs w:val="22"/>
              </w:rPr>
            </w:pPr>
            <w:r w:rsidRPr="00364074">
              <w:rPr>
                <w:rFonts w:ascii="Arial" w:hAnsi="Arial" w:cs="Arial"/>
                <w:sz w:val="22"/>
                <w:szCs w:val="22"/>
              </w:rPr>
              <w:t>Conforme instalação entregue</w:t>
            </w:r>
          </w:p>
        </w:tc>
      </w:tr>
    </w:tbl>
    <w:p w14:paraId="512082D4" w14:textId="77777777" w:rsidR="00364074" w:rsidRPr="00DA1228" w:rsidRDefault="00364074" w:rsidP="00364074">
      <w:pPr>
        <w:spacing w:line="360" w:lineRule="auto"/>
      </w:pPr>
    </w:p>
    <w:p w14:paraId="4AC3118B" w14:textId="0FFA9525" w:rsidR="00364074" w:rsidRPr="00DA1228" w:rsidRDefault="00364074" w:rsidP="004642EA">
      <w:pPr>
        <w:pStyle w:val="PargrafodaLista"/>
        <w:numPr>
          <w:ilvl w:val="0"/>
          <w:numId w:val="10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364074">
        <w:rPr>
          <w:rFonts w:ascii="Arial" w:hAnsi="Arial" w:cs="Arial"/>
          <w:bCs/>
          <w:sz w:val="22"/>
          <w:szCs w:val="22"/>
        </w:rPr>
        <w:t>Cada etapa do processo possui prazo próprio, definido na estrutura interna do CRM, garantindo rastreabilidade sem burocracia.</w:t>
      </w:r>
    </w:p>
    <w:p w14:paraId="456D9F92" w14:textId="77777777" w:rsidR="00DA1228" w:rsidRP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198F7DA8" w14:textId="77777777" w:rsidR="00DA1228" w:rsidRP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Modelo de Comunicação Inicial (Mensagem Padrão):</w:t>
      </w:r>
    </w:p>
    <w:p w14:paraId="5C7941DC" w14:textId="5DAB8C9C" w:rsidR="00DA1228" w:rsidRPr="00DA1228" w:rsidRDefault="00364074" w:rsidP="00364074">
      <w:pPr>
        <w:spacing w:line="360" w:lineRule="auto"/>
        <w:jc w:val="both"/>
        <w:rPr>
          <w:rFonts w:ascii="Arial" w:hAnsi="Arial" w:cs="Arial"/>
          <w:bCs/>
          <w:i/>
          <w:iCs/>
          <w:sz w:val="22"/>
          <w:szCs w:val="22"/>
        </w:rPr>
      </w:pPr>
      <w:r w:rsidRPr="00364074">
        <w:rPr>
          <w:rFonts w:ascii="Arial" w:hAnsi="Arial" w:cs="Arial"/>
          <w:bCs/>
          <w:i/>
          <w:iCs/>
          <w:sz w:val="22"/>
          <w:szCs w:val="22"/>
        </w:rPr>
        <w:t>“Olá!</w:t>
      </w:r>
      <w:r>
        <w:rPr>
          <w:rFonts w:ascii="Arial" w:hAnsi="Arial" w:cs="Arial"/>
          <w:bCs/>
          <w:i/>
          <w:iCs/>
          <w:sz w:val="22"/>
          <w:szCs w:val="22"/>
        </w:rPr>
        <w:t xml:space="preserve"> </w:t>
      </w:r>
      <w:r w:rsidRPr="00364074">
        <w:rPr>
          <w:rFonts w:ascii="Arial" w:hAnsi="Arial" w:cs="Arial"/>
          <w:bCs/>
          <w:i/>
          <w:iCs/>
          <w:sz w:val="22"/>
          <w:szCs w:val="22"/>
        </w:rPr>
        <w:t>Agradecemos seu contato. Para encaminharmos corretamente sua solicitação, nossa equipe entrará em contato para confirmar algumas informações técnicas e indicar a solução mais adequada.”</w:t>
      </w:r>
    </w:p>
    <w:p w14:paraId="32E08863" w14:textId="77777777" w:rsidR="00DA1228" w:rsidRP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6ADD1448" w14:textId="2B7DDC90" w:rsidR="00DA1228" w:rsidRPr="00DA1228" w:rsidRDefault="00DA1228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DA1228">
        <w:rPr>
          <w:rFonts w:ascii="Arial" w:hAnsi="Arial" w:cs="Arial"/>
          <w:b/>
          <w:sz w:val="22"/>
          <w:szCs w:val="22"/>
        </w:rPr>
        <w:t>Resultados Esperados</w:t>
      </w:r>
    </w:p>
    <w:p w14:paraId="01C3E2D5" w14:textId="77777777" w:rsidR="00DA1228" w:rsidRPr="00DA1228" w:rsidRDefault="00DA1228" w:rsidP="004642EA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Redução de perdas por ausência de acompanhamento;</w:t>
      </w:r>
    </w:p>
    <w:p w14:paraId="3AE77F6E" w14:textId="77777777" w:rsidR="00DA1228" w:rsidRPr="00DA1228" w:rsidRDefault="00DA1228" w:rsidP="004642EA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Aumento da conversão de leads em oportunidades reais;</w:t>
      </w:r>
    </w:p>
    <w:p w14:paraId="360BC3C5" w14:textId="77777777" w:rsidR="00DA1228" w:rsidRPr="00DA1228" w:rsidRDefault="00DA1228" w:rsidP="004642EA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Rastreabilidade total das interações;</w:t>
      </w:r>
    </w:p>
    <w:p w14:paraId="5E554AE2" w14:textId="77777777" w:rsidR="00DA1228" w:rsidRPr="00DA1228" w:rsidRDefault="00DA1228" w:rsidP="004642EA">
      <w:pPr>
        <w:pStyle w:val="PargrafodaLista"/>
        <w:numPr>
          <w:ilvl w:val="0"/>
          <w:numId w:val="11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Sinergia entre Marketing, Comercial e Representantes.</w:t>
      </w:r>
    </w:p>
    <w:p w14:paraId="0926AD20" w14:textId="77777777" w:rsidR="00DA1228" w:rsidRP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7139C725" w14:textId="33C160CA" w:rsidR="00DA1228" w:rsidRPr="00995D01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 xml:space="preserve">A cadência pode ser automatizada via </w:t>
      </w:r>
      <w:r w:rsidR="00E858FB">
        <w:rPr>
          <w:rFonts w:ascii="Arial" w:hAnsi="Arial" w:cs="Arial"/>
          <w:bCs/>
          <w:sz w:val="22"/>
          <w:szCs w:val="22"/>
        </w:rPr>
        <w:t>CRM</w:t>
      </w:r>
      <w:r w:rsidRPr="00DA1228">
        <w:rPr>
          <w:rFonts w:ascii="Arial" w:hAnsi="Arial" w:cs="Arial"/>
          <w:bCs/>
          <w:sz w:val="22"/>
          <w:szCs w:val="22"/>
        </w:rPr>
        <w:t xml:space="preserve"> e WhatsApp Business API, garantindo alertas de follow-up e redução de etapas manuais.</w:t>
      </w:r>
    </w:p>
    <w:p w14:paraId="6C9C2B8C" w14:textId="77777777" w:rsid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46B226BA" w14:textId="77777777" w:rsidR="00B461C5" w:rsidRPr="00090AAB" w:rsidRDefault="00B461C5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FB108A">
        <w:rPr>
          <w:rFonts w:ascii="Arial" w:hAnsi="Arial" w:cs="Arial"/>
          <w:b/>
          <w:sz w:val="22"/>
          <w:szCs w:val="22"/>
        </w:rPr>
        <w:t>Diretrizes de Conformidade</w:t>
      </w:r>
    </w:p>
    <w:p w14:paraId="3B84950C" w14:textId="77777777" w:rsidR="00B461C5" w:rsidRPr="00F0081F" w:rsidRDefault="00B461C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0081F">
        <w:rPr>
          <w:rFonts w:ascii="Arial" w:hAnsi="Arial" w:cs="Arial"/>
          <w:bCs/>
          <w:sz w:val="22"/>
          <w:szCs w:val="22"/>
        </w:rPr>
        <w:lastRenderedPageBreak/>
        <w:t>Os dados coletados (CPF, CNPJ, contato pessoal, área de atuação) são tratados exclusivamente para fins de atendimento técnico-comercial de dispositivos médicos regulados, rastreabilidade e pós-venda.</w:t>
      </w:r>
    </w:p>
    <w:p w14:paraId="6856C147" w14:textId="77777777" w:rsidR="00B461C5" w:rsidRPr="00F0081F" w:rsidRDefault="00B461C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6341AB6A" w14:textId="77777777" w:rsidR="00B461C5" w:rsidRPr="00F0081F" w:rsidRDefault="00B461C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F0081F">
        <w:rPr>
          <w:rFonts w:ascii="Arial" w:hAnsi="Arial" w:cs="Arial"/>
          <w:bCs/>
          <w:sz w:val="22"/>
          <w:szCs w:val="22"/>
        </w:rPr>
        <w:t xml:space="preserve">Não divulgar preço nem condições comerciais sem identificar quem solicita e sem enquadrar tecnicamente o uso é também uma medida de compliance sanitário (venda de dispositivo médico regulado só pode ser feita por empresa autorizada a comercializar, e a publicidade não pode induzir uso inadequado). </w:t>
      </w:r>
    </w:p>
    <w:p w14:paraId="7A987AF6" w14:textId="77777777" w:rsidR="00B461C5" w:rsidRDefault="00B461C5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E3F902C" w14:textId="77777777" w:rsidR="00DA1228" w:rsidRPr="00090AAB" w:rsidRDefault="00DA1228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090AAB">
        <w:rPr>
          <w:rFonts w:ascii="Arial" w:hAnsi="Arial" w:cs="Arial"/>
          <w:b/>
          <w:sz w:val="22"/>
          <w:szCs w:val="22"/>
        </w:rPr>
        <w:t>Política de Premiação</w:t>
      </w:r>
    </w:p>
    <w:p w14:paraId="278ABAA2" w14:textId="77777777" w:rsid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R</w:t>
      </w:r>
      <w:r w:rsidRPr="00995D01">
        <w:rPr>
          <w:rFonts w:ascii="Arial" w:hAnsi="Arial" w:cs="Arial"/>
          <w:bCs/>
          <w:sz w:val="22"/>
          <w:szCs w:val="22"/>
        </w:rPr>
        <w:t>ecompensa a representantes e equipe interna que atingirem metas de prospecção, conversão e qualidade no atendimento.</w:t>
      </w:r>
    </w:p>
    <w:p w14:paraId="102699BE" w14:textId="77777777" w:rsidR="00DA1228" w:rsidRDefault="00DA1228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</w:p>
    <w:p w14:paraId="33E4CD0A" w14:textId="77777777" w:rsidR="00DA1228" w:rsidRPr="00DA1228" w:rsidRDefault="00DA1228" w:rsidP="004642EA">
      <w:pPr>
        <w:pStyle w:val="PargrafodaLista"/>
        <w:numPr>
          <w:ilvl w:val="2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DA1228">
        <w:rPr>
          <w:rFonts w:ascii="Arial" w:hAnsi="Arial" w:cs="Arial"/>
          <w:b/>
          <w:sz w:val="22"/>
          <w:szCs w:val="22"/>
        </w:rPr>
        <w:t>Programa de Excelência de Representantes (PER)</w:t>
      </w:r>
    </w:p>
    <w:p w14:paraId="6B9AC941" w14:textId="77777777" w:rsidR="00DA1228" w:rsidRPr="001059B8" w:rsidRDefault="00DA1228" w:rsidP="004642E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059B8">
        <w:rPr>
          <w:rFonts w:ascii="Arial" w:hAnsi="Arial" w:cs="Arial"/>
          <w:b/>
          <w:bCs/>
          <w:sz w:val="22"/>
          <w:szCs w:val="22"/>
        </w:rPr>
        <w:t>Objetivo:</w:t>
      </w:r>
      <w:r w:rsidRPr="001059B8">
        <w:rPr>
          <w:rFonts w:ascii="Arial" w:hAnsi="Arial" w:cs="Arial"/>
          <w:bCs/>
          <w:sz w:val="22"/>
          <w:szCs w:val="22"/>
        </w:rPr>
        <w:t xml:space="preserve"> valorizar e premiar os representantes com melhor desempenho.</w:t>
      </w:r>
    </w:p>
    <w:p w14:paraId="2C27AD8A" w14:textId="77777777" w:rsidR="00DA1228" w:rsidRPr="001059B8" w:rsidRDefault="00DA1228" w:rsidP="004642E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059B8">
        <w:rPr>
          <w:rFonts w:ascii="Arial" w:hAnsi="Arial" w:cs="Arial"/>
          <w:b/>
          <w:bCs/>
          <w:sz w:val="22"/>
          <w:szCs w:val="22"/>
        </w:rPr>
        <w:t>Critérios:</w:t>
      </w:r>
    </w:p>
    <w:p w14:paraId="09394268" w14:textId="1B419ECD" w:rsidR="00DA1228" w:rsidRPr="001059B8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c</w:t>
      </w:r>
      <w:r w:rsidR="00DA1228" w:rsidRPr="001059B8">
        <w:rPr>
          <w:rFonts w:ascii="Arial" w:hAnsi="Arial" w:cs="Arial"/>
          <w:bCs/>
          <w:sz w:val="22"/>
          <w:szCs w:val="22"/>
        </w:rPr>
        <w:t>onversão de propostas (&gt;30%).</w:t>
      </w:r>
    </w:p>
    <w:p w14:paraId="74B536E4" w14:textId="6417B853" w:rsidR="00DA1228" w:rsidRPr="001059B8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a</w:t>
      </w:r>
      <w:r w:rsidR="00DA1228" w:rsidRPr="001059B8">
        <w:rPr>
          <w:rFonts w:ascii="Arial" w:hAnsi="Arial" w:cs="Arial"/>
          <w:bCs/>
          <w:sz w:val="22"/>
          <w:szCs w:val="22"/>
        </w:rPr>
        <w:t>tualização disciplinada do CRM.</w:t>
      </w:r>
    </w:p>
    <w:p w14:paraId="6707C1FC" w14:textId="6540BB90" w:rsidR="00DA1228" w:rsidRPr="001059B8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>p</w:t>
      </w:r>
      <w:r w:rsidR="00DA1228" w:rsidRPr="001059B8">
        <w:rPr>
          <w:rFonts w:ascii="Arial" w:hAnsi="Arial" w:cs="Arial"/>
          <w:bCs/>
          <w:sz w:val="22"/>
          <w:szCs w:val="22"/>
        </w:rPr>
        <w:t>articipação em treinamentos técnicos.</w:t>
      </w:r>
    </w:p>
    <w:p w14:paraId="18CDED96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usar CRM obrigatoriamente</w:t>
      </w:r>
    </w:p>
    <w:p w14:paraId="2F204ADE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registrar visitas</w:t>
      </w:r>
    </w:p>
    <w:p w14:paraId="04E4E30B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registrar follow-ups</w:t>
      </w:r>
    </w:p>
    <w:p w14:paraId="5BE6DFE8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enviar parecer da visita técnica</w:t>
      </w:r>
    </w:p>
    <w:p w14:paraId="4328A8FD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reportar objeções</w:t>
      </w:r>
    </w:p>
    <w:p w14:paraId="09E7C65C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participar do fluxo SPIN nas reuniões</w:t>
      </w:r>
    </w:p>
    <w:p w14:paraId="1BB15FBC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seguir cadência mínima</w:t>
      </w:r>
    </w:p>
    <w:p w14:paraId="7EB27E7E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fornecer feedback de mercado</w:t>
      </w:r>
    </w:p>
    <w:p w14:paraId="20ABA7C1" w14:textId="77777777" w:rsidR="00794D21" w:rsidRPr="00794D21" w:rsidRDefault="00794D21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794D21">
        <w:rPr>
          <w:rFonts w:ascii="Arial" w:hAnsi="Arial" w:cs="Arial"/>
          <w:bCs/>
          <w:sz w:val="22"/>
          <w:szCs w:val="22"/>
        </w:rPr>
        <w:t>participar do PER</w:t>
      </w:r>
    </w:p>
    <w:p w14:paraId="2FA9D5D0" w14:textId="77777777" w:rsidR="00DA1228" w:rsidRPr="001059B8" w:rsidRDefault="00DA1228" w:rsidP="004642EA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059B8">
        <w:rPr>
          <w:rFonts w:ascii="Arial" w:hAnsi="Arial" w:cs="Arial"/>
          <w:bCs/>
          <w:sz w:val="22"/>
          <w:szCs w:val="22"/>
        </w:rPr>
        <w:t>Índice de satisfação dos clientes atendidos.</w:t>
      </w:r>
    </w:p>
    <w:p w14:paraId="217C4A4E" w14:textId="77777777" w:rsidR="00DA1228" w:rsidRPr="001059B8" w:rsidRDefault="00DA1228" w:rsidP="004642EA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1059B8">
        <w:rPr>
          <w:rFonts w:ascii="Arial" w:hAnsi="Arial" w:cs="Arial"/>
          <w:b/>
          <w:bCs/>
          <w:sz w:val="22"/>
          <w:szCs w:val="22"/>
        </w:rPr>
        <w:t>Premiação:</w:t>
      </w:r>
      <w:r w:rsidRPr="001059B8">
        <w:rPr>
          <w:rFonts w:ascii="Arial" w:hAnsi="Arial" w:cs="Arial"/>
          <w:bCs/>
          <w:sz w:val="22"/>
          <w:szCs w:val="22"/>
        </w:rPr>
        <w:t xml:space="preserve"> certificado anual, bonificação em condições comerciais e destaque institucional.</w:t>
      </w:r>
    </w:p>
    <w:p w14:paraId="5AEFA7AC" w14:textId="77777777" w:rsidR="00794D21" w:rsidRDefault="00794D21" w:rsidP="004642EA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19489F9D" w14:textId="072C3427" w:rsidR="00FB108A" w:rsidRPr="00090AAB" w:rsidRDefault="00FB108A" w:rsidP="004642EA">
      <w:pPr>
        <w:pStyle w:val="PargrafodaLista"/>
        <w:numPr>
          <w:ilvl w:val="1"/>
          <w:numId w:val="1"/>
        </w:numPr>
        <w:spacing w:line="360" w:lineRule="auto"/>
        <w:jc w:val="both"/>
        <w:rPr>
          <w:rFonts w:ascii="Arial" w:hAnsi="Arial" w:cs="Arial"/>
          <w:b/>
          <w:sz w:val="22"/>
          <w:szCs w:val="22"/>
        </w:rPr>
      </w:pPr>
      <w:r w:rsidRPr="00FB108A">
        <w:rPr>
          <w:rFonts w:ascii="Arial" w:hAnsi="Arial" w:cs="Arial"/>
          <w:b/>
          <w:sz w:val="22"/>
          <w:szCs w:val="22"/>
        </w:rPr>
        <w:t>Indicadores de Desempenho</w:t>
      </w:r>
    </w:p>
    <w:p w14:paraId="2B847315" w14:textId="61E41037" w:rsidR="00FB108A" w:rsidRPr="00FB108A" w:rsidRDefault="00FB108A" w:rsidP="004642EA">
      <w:pPr>
        <w:spacing w:line="360" w:lineRule="auto"/>
        <w:rPr>
          <w:rFonts w:ascii="Arial" w:hAnsi="Arial" w:cs="Arial"/>
          <w:bCs/>
          <w:sz w:val="22"/>
          <w:szCs w:val="22"/>
        </w:rPr>
      </w:pPr>
      <w:r w:rsidRPr="00FB108A">
        <w:rPr>
          <w:rFonts w:ascii="Arial" w:hAnsi="Arial" w:cs="Arial"/>
          <w:bCs/>
          <w:sz w:val="22"/>
          <w:szCs w:val="22"/>
        </w:rPr>
        <w:t>Consolida</w:t>
      </w:r>
      <w:r>
        <w:rPr>
          <w:rFonts w:ascii="Arial" w:hAnsi="Arial" w:cs="Arial"/>
          <w:bCs/>
          <w:sz w:val="22"/>
          <w:szCs w:val="22"/>
        </w:rPr>
        <w:t>ção</w:t>
      </w:r>
      <w:r w:rsidRPr="00FB108A">
        <w:rPr>
          <w:rFonts w:ascii="Arial" w:hAnsi="Arial" w:cs="Arial"/>
          <w:bCs/>
          <w:sz w:val="22"/>
          <w:szCs w:val="22"/>
        </w:rPr>
        <w:t xml:space="preserve"> os indicadores já mencionados (taxa de conversão, NPS, tempo médio de resposta, origem dos leads etc.) para facilitar acompanhamento gerencial.</w:t>
      </w:r>
    </w:p>
    <w:p w14:paraId="729DD23C" w14:textId="77777777" w:rsidR="00FB108A" w:rsidRDefault="00FB108A" w:rsidP="004642EA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45CFD45" w14:textId="030715C8" w:rsidR="003B5B44" w:rsidRPr="0072047E" w:rsidRDefault="003B5B44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bookmarkStart w:id="16" w:name="_Hlk129811931"/>
      <w:bookmarkEnd w:id="8"/>
      <w:r w:rsidRPr="008004C0">
        <w:rPr>
          <w:rFonts w:ascii="Arial" w:hAnsi="Arial" w:cs="Arial"/>
          <w:b/>
          <w:bCs/>
          <w:color w:val="000000" w:themeColor="text1"/>
          <w:sz w:val="22"/>
          <w:szCs w:val="22"/>
        </w:rPr>
        <w:t>REGISTROS</w:t>
      </w:r>
      <w:r w:rsidR="007671F4" w:rsidRPr="008004C0">
        <w:rPr>
          <w:rFonts w:ascii="Arial" w:hAnsi="Arial" w:cs="Arial"/>
          <w:b/>
          <w:bCs/>
          <w:color w:val="000000" w:themeColor="text1"/>
          <w:sz w:val="22"/>
          <w:szCs w:val="22"/>
        </w:rPr>
        <w:t xml:space="preserve"> APLICÁVEIS</w:t>
      </w:r>
    </w:p>
    <w:bookmarkEnd w:id="16"/>
    <w:p w14:paraId="4D765488" w14:textId="44E53B0F" w:rsidR="00B51901" w:rsidRPr="00DA1228" w:rsidRDefault="00B51901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 xml:space="preserve">ERP </w:t>
      </w:r>
      <w:r w:rsidR="00DE6E5D">
        <w:rPr>
          <w:rFonts w:ascii="Arial" w:hAnsi="Arial" w:cs="Arial"/>
          <w:bCs/>
          <w:sz w:val="22"/>
          <w:szCs w:val="22"/>
        </w:rPr>
        <w:t xml:space="preserve">Sistema </w:t>
      </w:r>
      <w:r w:rsidRPr="00DA1228">
        <w:rPr>
          <w:rFonts w:ascii="Arial" w:hAnsi="Arial" w:cs="Arial"/>
          <w:bCs/>
          <w:sz w:val="22"/>
          <w:szCs w:val="22"/>
        </w:rPr>
        <w:t xml:space="preserve">Protheus – </w:t>
      </w:r>
      <w:r w:rsidR="00DE6E5D">
        <w:rPr>
          <w:rFonts w:ascii="Arial" w:hAnsi="Arial" w:cs="Arial"/>
          <w:bCs/>
          <w:sz w:val="22"/>
          <w:szCs w:val="22"/>
        </w:rPr>
        <w:t xml:space="preserve">TOTVS </w:t>
      </w:r>
      <w:r w:rsidRPr="00DA1228">
        <w:rPr>
          <w:rFonts w:ascii="Arial" w:hAnsi="Arial" w:cs="Arial"/>
          <w:bCs/>
          <w:sz w:val="22"/>
          <w:szCs w:val="22"/>
        </w:rPr>
        <w:t>propostas, oportunidades e pedidos</w:t>
      </w:r>
    </w:p>
    <w:p w14:paraId="047E6B75" w14:textId="1255EC7D" w:rsidR="00DE6E5D" w:rsidRDefault="00DE6E5D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>
        <w:rPr>
          <w:rFonts w:ascii="Arial" w:hAnsi="Arial" w:cs="Arial"/>
          <w:bCs/>
          <w:sz w:val="22"/>
          <w:szCs w:val="22"/>
        </w:rPr>
        <w:t xml:space="preserve">Plataforma XX </w:t>
      </w:r>
    </w:p>
    <w:p w14:paraId="53359E81" w14:textId="291778B4" w:rsidR="0019439E" w:rsidRPr="00DA1228" w:rsidRDefault="00B51901" w:rsidP="004642EA">
      <w:pPr>
        <w:spacing w:line="360" w:lineRule="auto"/>
        <w:jc w:val="both"/>
        <w:rPr>
          <w:rFonts w:ascii="Arial" w:hAnsi="Arial" w:cs="Arial"/>
          <w:bCs/>
          <w:sz w:val="22"/>
          <w:szCs w:val="22"/>
        </w:rPr>
      </w:pPr>
      <w:r w:rsidRPr="00DA1228">
        <w:rPr>
          <w:rFonts w:ascii="Arial" w:hAnsi="Arial" w:cs="Arial"/>
          <w:bCs/>
          <w:sz w:val="22"/>
          <w:szCs w:val="22"/>
        </w:rPr>
        <w:t>Planilhas de acompanhamento de performance e NPS</w:t>
      </w:r>
    </w:p>
    <w:p w14:paraId="43B46BA5" w14:textId="77777777" w:rsidR="007965E8" w:rsidRDefault="007965E8" w:rsidP="004642EA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450CFF89" w14:textId="77777777" w:rsidR="00B461C5" w:rsidRDefault="00B461C5" w:rsidP="004642EA">
      <w:p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</w:p>
    <w:p w14:paraId="0457BEBD" w14:textId="564F07C0" w:rsidR="003B5B44" w:rsidRPr="008004C0" w:rsidRDefault="007671F4" w:rsidP="004642EA">
      <w:pPr>
        <w:pStyle w:val="PargrafodaLista"/>
        <w:numPr>
          <w:ilvl w:val="0"/>
          <w:numId w:val="1"/>
        </w:numPr>
        <w:spacing w:line="360" w:lineRule="auto"/>
        <w:rPr>
          <w:rFonts w:ascii="Arial" w:hAnsi="Arial" w:cs="Arial"/>
          <w:b/>
          <w:bCs/>
          <w:color w:val="000000" w:themeColor="text1"/>
          <w:sz w:val="22"/>
          <w:szCs w:val="22"/>
        </w:rPr>
      </w:pPr>
      <w:r w:rsidRPr="008004C0">
        <w:rPr>
          <w:rFonts w:ascii="Arial" w:hAnsi="Arial" w:cs="Arial"/>
          <w:b/>
          <w:bCs/>
          <w:color w:val="000000" w:themeColor="text1"/>
          <w:sz w:val="22"/>
          <w:szCs w:val="22"/>
        </w:rPr>
        <w:t>HISTÓRICO DE REVISÃO</w:t>
      </w:r>
    </w:p>
    <w:tbl>
      <w:tblPr>
        <w:tblW w:w="1048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170"/>
        <w:gridCol w:w="1376"/>
        <w:gridCol w:w="4682"/>
        <w:gridCol w:w="3257"/>
      </w:tblGrid>
      <w:tr w:rsidR="007671F4" w:rsidRPr="00583F2F" w14:paraId="51AD0E77" w14:textId="77777777" w:rsidTr="00B27E55">
        <w:trPr>
          <w:cantSplit/>
          <w:trHeight w:val="232"/>
          <w:tblHeader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CA4BC" w14:textId="4A07CFB8" w:rsidR="007671F4" w:rsidRPr="00583F2F" w:rsidRDefault="008004C0" w:rsidP="004642EA">
            <w:pPr>
              <w:pStyle w:val="Cabealho"/>
              <w:tabs>
                <w:tab w:val="left" w:pos="94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583F2F">
              <w:rPr>
                <w:rFonts w:ascii="Arial" w:hAnsi="Arial" w:cs="Arial"/>
                <w:b/>
                <w:sz w:val="22"/>
                <w:szCs w:val="22"/>
              </w:rPr>
              <w:t>Revisão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E88EC0" w14:textId="4F11DFE4" w:rsidR="007671F4" w:rsidRPr="00583F2F" w:rsidRDefault="008004C0" w:rsidP="004642EA">
            <w:pPr>
              <w:pStyle w:val="Cabealho"/>
              <w:tabs>
                <w:tab w:val="left" w:pos="94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583F2F">
              <w:rPr>
                <w:rFonts w:ascii="Arial" w:hAnsi="Arial" w:cs="Arial"/>
                <w:b/>
                <w:sz w:val="22"/>
                <w:szCs w:val="22"/>
              </w:rPr>
              <w:t>Data</w:t>
            </w: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B9160B" w14:textId="1DDCD887" w:rsidR="007671F4" w:rsidRPr="00583F2F" w:rsidRDefault="008004C0" w:rsidP="004642EA">
            <w:pPr>
              <w:pStyle w:val="Cabealho"/>
              <w:tabs>
                <w:tab w:val="left" w:pos="94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</w:rPr>
            </w:pPr>
            <w:r w:rsidRPr="00583F2F">
              <w:rPr>
                <w:rFonts w:ascii="Arial" w:hAnsi="Arial" w:cs="Arial"/>
                <w:b/>
                <w:sz w:val="22"/>
                <w:szCs w:val="22"/>
              </w:rPr>
              <w:t>Descrição da revisão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8F89FA" w14:textId="01D83082" w:rsidR="007671F4" w:rsidRPr="001A391D" w:rsidRDefault="008004C0" w:rsidP="004642EA">
            <w:pPr>
              <w:pStyle w:val="Cabealho"/>
              <w:tabs>
                <w:tab w:val="left" w:pos="940"/>
              </w:tabs>
              <w:spacing w:line="276" w:lineRule="auto"/>
              <w:rPr>
                <w:rFonts w:ascii="Arial" w:hAnsi="Arial" w:cs="Arial"/>
                <w:b/>
                <w:sz w:val="22"/>
                <w:szCs w:val="22"/>
                <w:lang w:val="pt-B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pt-BR"/>
              </w:rPr>
              <w:t>Responsável</w:t>
            </w:r>
          </w:p>
        </w:tc>
      </w:tr>
      <w:tr w:rsidR="007B4E89" w:rsidRPr="00373C81" w14:paraId="004C7157" w14:textId="77777777" w:rsidTr="00B27E55">
        <w:trPr>
          <w:cantSplit/>
          <w:trHeight w:val="170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10D27B" w14:textId="5D70154D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 w:rsidRPr="0061742B">
              <w:rPr>
                <w:rFonts w:ascii="Arial" w:hAnsi="Arial" w:cs="Arial"/>
                <w:bCs/>
                <w:sz w:val="22"/>
                <w:szCs w:val="22"/>
              </w:rPr>
              <w:t>0</w:t>
            </w:r>
            <w:r w:rsidR="00CC7F1D">
              <w:rPr>
                <w:rFonts w:ascii="Arial" w:hAnsi="Arial" w:cs="Arial"/>
                <w:bCs/>
                <w:sz w:val="22"/>
                <w:szCs w:val="22"/>
              </w:rPr>
              <w:t>0</w:t>
            </w: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679E0F" w14:textId="4CD419A9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279C83" w14:textId="7DEF0F9E" w:rsidR="007B4E89" w:rsidRPr="0061742B" w:rsidRDefault="00CC7F1D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  <w:r>
              <w:rPr>
                <w:rFonts w:ascii="Arial" w:hAnsi="Arial" w:cs="Arial"/>
                <w:bCs/>
                <w:sz w:val="22"/>
                <w:szCs w:val="22"/>
              </w:rPr>
              <w:t xml:space="preserve">Emissão do documento. </w:t>
            </w: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AC191E" w14:textId="577A10EB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B4E89" w:rsidRPr="00373C81" w14:paraId="4DEDE4AF" w14:textId="77777777" w:rsidTr="00B27E55">
        <w:trPr>
          <w:cantSplit/>
          <w:trHeight w:val="170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2AE3B61" w14:textId="3543FA77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289F46" w14:textId="0BEC66D9" w:rsidR="007B4E89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7332A0" w14:textId="77777777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69E7C9" w14:textId="77777777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  <w:tr w:rsidR="007B4E89" w:rsidRPr="00373C81" w14:paraId="3FD0C887" w14:textId="77777777" w:rsidTr="00B27E55">
        <w:trPr>
          <w:cantSplit/>
          <w:trHeight w:val="170"/>
        </w:trPr>
        <w:tc>
          <w:tcPr>
            <w:tcW w:w="11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B6EE29" w14:textId="2FF96847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1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DB70C3" w14:textId="0E2229FD" w:rsidR="007B4E89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4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81C8D3" w14:textId="77777777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  <w:tc>
          <w:tcPr>
            <w:tcW w:w="325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021447" w14:textId="77777777" w:rsidR="007B4E89" w:rsidRPr="0061742B" w:rsidRDefault="007B4E89" w:rsidP="004642EA">
            <w:pPr>
              <w:spacing w:line="276" w:lineRule="auto"/>
              <w:rPr>
                <w:rFonts w:ascii="Arial" w:hAnsi="Arial" w:cs="Arial"/>
                <w:bCs/>
                <w:sz w:val="22"/>
                <w:szCs w:val="22"/>
              </w:rPr>
            </w:pPr>
          </w:p>
        </w:tc>
      </w:tr>
    </w:tbl>
    <w:p w14:paraId="2320ECA0" w14:textId="5FDC1A0E" w:rsidR="00D1393C" w:rsidRDefault="00D1393C" w:rsidP="004642EA">
      <w:pPr>
        <w:spacing w:line="360" w:lineRule="auto"/>
        <w:rPr>
          <w:rFonts w:ascii="Arial" w:hAnsi="Arial" w:cs="Arial"/>
          <w:bCs/>
          <w:sz w:val="22"/>
          <w:szCs w:val="22"/>
        </w:rPr>
      </w:pPr>
    </w:p>
    <w:sectPr w:rsidR="00D1393C" w:rsidSect="00695CE6">
      <w:pgSz w:w="11906" w:h="16838"/>
      <w:pgMar w:top="1134" w:right="851" w:bottom="1134" w:left="851" w:header="283" w:footer="283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1" w:author="Bruno Roque da Silva - Manager Grupo" w:date="2025-12-05T11:59:00Z" w:initials="BRdSMG">
    <w:p w14:paraId="7C2DE6EF" w14:textId="77777777" w:rsidR="00C44364" w:rsidRDefault="00C44364" w:rsidP="00C44364">
      <w:pPr>
        <w:pStyle w:val="Textodecomentrio"/>
      </w:pPr>
      <w:r>
        <w:rPr>
          <w:rStyle w:val="Refdecomentrio"/>
        </w:rPr>
        <w:annotationRef/>
      </w:r>
      <w:r>
        <w:t>Vamos usar o mesmo critério dos "Motivos de descarte"?</w:t>
      </w:r>
    </w:p>
  </w:comment>
  <w:comment w:id="12" w:author="Bruno Roque da Silva - Manager Grupo" w:date="2025-11-21T11:07:00Z" w:initials="BRdSMG">
    <w:p w14:paraId="204F4567" w14:textId="6A67FBF4" w:rsidR="00532737" w:rsidRDefault="00532737" w:rsidP="00532737">
      <w:pPr>
        <w:pStyle w:val="Textodecomentrio"/>
      </w:pPr>
      <w:r>
        <w:rPr>
          <w:rStyle w:val="Refdecomentrio"/>
        </w:rPr>
        <w:annotationRef/>
      </w:r>
      <w:r>
        <w:t>Adicionada essa informação</w:t>
      </w:r>
    </w:p>
  </w:comment>
  <w:comment w:id="13" w:author="Bruno Roque da Silva - Manager Grupo" w:date="2025-11-21T11:13:00Z" w:initials="BRdSMG">
    <w:p w14:paraId="10A607FD" w14:textId="77777777" w:rsidR="009F2B8E" w:rsidRDefault="009F2B8E" w:rsidP="009F2B8E">
      <w:pPr>
        <w:pStyle w:val="Textodecomentrio"/>
      </w:pPr>
      <w:r>
        <w:rPr>
          <w:rStyle w:val="Refdecomentrio"/>
        </w:rPr>
        <w:annotationRef/>
      </w:r>
      <w:r>
        <w:t>Essas informações já estrarão dentro do próprio processo</w:t>
      </w:r>
    </w:p>
  </w:comment>
  <w:comment w:id="14" w:author="Bruno Roque da Silva - Manager Grupo" w:date="2025-12-05T13:27:00Z" w:initials="BRdSMG">
    <w:p w14:paraId="2FE9E2C3" w14:textId="77777777" w:rsidR="005F45FC" w:rsidRDefault="005F45FC" w:rsidP="005F45FC">
      <w:pPr>
        <w:pStyle w:val="Textodecomentrio"/>
      </w:pPr>
      <w:r>
        <w:rPr>
          <w:rStyle w:val="Refdecomentrio"/>
        </w:rPr>
        <w:annotationRef/>
      </w:r>
      <w:r>
        <w:t>Sensacional! Excelente visão, mas complexo para implementar agora, teríamos que mapear todos os critérios que envolver a jornada de compra e saber exatamente qual a taxa de conversão média de cada etapa, somente depois de muita amostra vamos conseguir projetar pra frente e conseguir mensurar as probabilidades. Por hora não daria pra usar esses campos, mas futuramente sim.</w:t>
      </w:r>
    </w:p>
  </w:comment>
  <w:comment w:id="15" w:author="Bruno Roque da Silva - Manager Grupo" w:date="2025-12-05T13:30:00Z" w:initials="BRdSMG">
    <w:p w14:paraId="588618C3" w14:textId="77777777" w:rsidR="006D4445" w:rsidRDefault="006D4445" w:rsidP="006D4445">
      <w:pPr>
        <w:pStyle w:val="Textodecomentrio"/>
      </w:pPr>
      <w:r>
        <w:rPr>
          <w:rStyle w:val="Refdecomentrio"/>
        </w:rPr>
        <w:annotationRef/>
      </w:r>
      <w:r>
        <w:t>Sugiro registrar a ideia mas não determinar prazo aqui, uma vez que cada campanha que criarmos terá um fluxo de cadência e intervalo entre cada interação personalizado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C2DE6EF" w15:done="0"/>
  <w15:commentEx w15:paraId="204F4567" w15:done="0"/>
  <w15:commentEx w15:paraId="10A607FD" w15:done="0"/>
  <w15:commentEx w15:paraId="2FE9E2C3" w15:done="0"/>
  <w15:commentEx w15:paraId="588618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758D60BA" w16cex:dateUtc="2025-12-05T14:59:00Z"/>
  <w16cex:commentExtensible w16cex:durableId="4917AE4B" w16cex:dateUtc="2025-11-21T14:07:00Z"/>
  <w16cex:commentExtensible w16cex:durableId="357660F9" w16cex:dateUtc="2025-11-21T14:13:00Z"/>
  <w16cex:commentExtensible w16cex:durableId="19E3A274" w16cex:dateUtc="2025-12-05T16:27:00Z"/>
  <w16cex:commentExtensible w16cex:durableId="32BDF4F1" w16cex:dateUtc="2025-12-05T16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C2DE6EF" w16cid:durableId="758D60BA"/>
  <w16cid:commentId w16cid:paraId="204F4567" w16cid:durableId="4917AE4B"/>
  <w16cid:commentId w16cid:paraId="10A607FD" w16cid:durableId="357660F9"/>
  <w16cid:commentId w16cid:paraId="2FE9E2C3" w16cid:durableId="19E3A274"/>
  <w16cid:commentId w16cid:paraId="588618C3" w16cid:durableId="32BDF4F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C8B08F" w14:textId="77777777" w:rsidR="00D1602B" w:rsidRDefault="00D1602B" w:rsidP="001B4C52">
      <w:r>
        <w:separator/>
      </w:r>
    </w:p>
  </w:endnote>
  <w:endnote w:type="continuationSeparator" w:id="0">
    <w:p w14:paraId="42055E9E" w14:textId="77777777" w:rsidR="00D1602B" w:rsidRDefault="00D1602B" w:rsidP="001B4C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CBAAC4" w14:textId="77777777" w:rsidR="00695CE6" w:rsidRDefault="00695CE6"/>
  <w:tbl>
    <w:tblPr>
      <w:tblW w:w="10348" w:type="dxa"/>
      <w:tblInd w:w="-5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ook w:val="04A0" w:firstRow="1" w:lastRow="0" w:firstColumn="1" w:lastColumn="0" w:noHBand="0" w:noVBand="1"/>
    </w:tblPr>
    <w:tblGrid>
      <w:gridCol w:w="1788"/>
      <w:gridCol w:w="2748"/>
      <w:gridCol w:w="2275"/>
      <w:gridCol w:w="1833"/>
      <w:gridCol w:w="1704"/>
    </w:tblGrid>
    <w:tr w:rsidR="00BD71C8" w:rsidRPr="00124FD6" w14:paraId="6DC55EE9" w14:textId="19B998B6" w:rsidTr="00094470">
      <w:trPr>
        <w:trHeight w:val="317"/>
      </w:trPr>
      <w:tc>
        <w:tcPr>
          <w:tcW w:w="1788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  <w:hideMark/>
        </w:tcPr>
        <w:p w14:paraId="7BF7096B" w14:textId="016F5E61" w:rsidR="007671F4" w:rsidRPr="00C85DC8" w:rsidRDefault="007671F4" w:rsidP="007D65B6">
          <w:pPr>
            <w:pStyle w:val="Cabealho"/>
            <w:spacing w:line="276" w:lineRule="auto"/>
            <w:jc w:val="right"/>
            <w:rPr>
              <w:rFonts w:ascii="Arial" w:hAnsi="Arial" w:cs="Arial"/>
              <w:b/>
              <w:bCs/>
              <w:sz w:val="22"/>
              <w:szCs w:val="22"/>
              <w:lang w:val="pt-BR"/>
            </w:rPr>
          </w:pPr>
          <w:bookmarkStart w:id="9" w:name="_Hlk128254861"/>
          <w:r w:rsidRPr="00C85DC8">
            <w:rPr>
              <w:rFonts w:ascii="Arial" w:hAnsi="Arial" w:cs="Arial"/>
              <w:b/>
              <w:bCs/>
              <w:sz w:val="22"/>
              <w:szCs w:val="22"/>
              <w:lang w:val="pt-BR"/>
            </w:rPr>
            <w:t>Análise Crítica</w:t>
          </w:r>
        </w:p>
      </w:tc>
      <w:tc>
        <w:tcPr>
          <w:tcW w:w="2748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31BAFE95" w14:textId="7352469D" w:rsidR="007671F4" w:rsidRPr="00C85DC8" w:rsidRDefault="007671F4" w:rsidP="00955369">
          <w:pPr>
            <w:pStyle w:val="Cabealho"/>
            <w:spacing w:line="276" w:lineRule="auto"/>
            <w:rPr>
              <w:rFonts w:ascii="Arial" w:hAnsi="Arial" w:cs="Arial"/>
              <w:b/>
              <w:bCs/>
              <w:sz w:val="22"/>
              <w:szCs w:val="22"/>
              <w:lang w:val="pt-BR"/>
            </w:rPr>
          </w:pPr>
          <w:r w:rsidRPr="00C85DC8">
            <w:rPr>
              <w:rFonts w:ascii="Arial" w:hAnsi="Arial" w:cs="Arial"/>
              <w:b/>
              <w:bCs/>
              <w:sz w:val="22"/>
              <w:szCs w:val="22"/>
              <w:lang w:val="pt-BR"/>
            </w:rPr>
            <w:t>Nome</w:t>
          </w:r>
        </w:p>
      </w:tc>
      <w:tc>
        <w:tcPr>
          <w:tcW w:w="2275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2008D07D" w14:textId="37ABDFD8" w:rsidR="007671F4" w:rsidRPr="00C85DC8" w:rsidRDefault="00BD71C8" w:rsidP="00955369">
          <w:pPr>
            <w:pStyle w:val="Cabealho"/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lang w:val="pt-BR"/>
            </w:rPr>
          </w:pPr>
          <w:r>
            <w:rPr>
              <w:rFonts w:ascii="Arial" w:hAnsi="Arial" w:cs="Arial"/>
              <w:b/>
              <w:bCs/>
              <w:sz w:val="22"/>
              <w:szCs w:val="22"/>
              <w:lang w:val="pt-BR"/>
            </w:rPr>
            <w:t xml:space="preserve">Posição </w:t>
          </w:r>
        </w:p>
      </w:tc>
      <w:tc>
        <w:tcPr>
          <w:tcW w:w="1833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0D331A77" w14:textId="29019C75" w:rsidR="007671F4" w:rsidRPr="00C85DC8" w:rsidRDefault="007671F4" w:rsidP="00955369">
          <w:pPr>
            <w:pStyle w:val="Cabealho"/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lang w:val="pt-BR"/>
            </w:rPr>
          </w:pPr>
          <w:r w:rsidRPr="00C85DC8">
            <w:rPr>
              <w:rFonts w:ascii="Arial" w:hAnsi="Arial" w:cs="Arial"/>
              <w:b/>
              <w:bCs/>
              <w:sz w:val="22"/>
              <w:szCs w:val="22"/>
              <w:lang w:val="pt-BR"/>
            </w:rPr>
            <w:t>Data</w:t>
          </w:r>
        </w:p>
      </w:tc>
      <w:tc>
        <w:tcPr>
          <w:tcW w:w="1704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002446E0" w14:textId="66305C64" w:rsidR="007671F4" w:rsidRPr="00C85DC8" w:rsidRDefault="007671F4" w:rsidP="00955369">
          <w:pPr>
            <w:pStyle w:val="Cabealho"/>
            <w:spacing w:line="276" w:lineRule="auto"/>
            <w:jc w:val="center"/>
            <w:rPr>
              <w:rFonts w:ascii="Arial" w:hAnsi="Arial" w:cs="Arial"/>
              <w:b/>
              <w:bCs/>
              <w:sz w:val="22"/>
              <w:szCs w:val="22"/>
              <w:lang w:val="pt-BR"/>
            </w:rPr>
          </w:pPr>
          <w:r w:rsidRPr="00C85DC8">
            <w:rPr>
              <w:rFonts w:ascii="Arial" w:hAnsi="Arial" w:cs="Arial"/>
              <w:b/>
              <w:bCs/>
              <w:sz w:val="22"/>
              <w:szCs w:val="22"/>
              <w:lang w:val="pt-BR"/>
            </w:rPr>
            <w:t>Vigência</w:t>
          </w:r>
        </w:p>
      </w:tc>
    </w:tr>
    <w:tr w:rsidR="00BD71C8" w:rsidRPr="00124FD6" w14:paraId="421B0D3C" w14:textId="79622E2A" w:rsidTr="00094470">
      <w:trPr>
        <w:trHeight w:val="317"/>
      </w:trPr>
      <w:tc>
        <w:tcPr>
          <w:tcW w:w="1788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737F5ECB" w14:textId="79D1E025" w:rsidR="007671F4" w:rsidRPr="00124FD6" w:rsidRDefault="007671F4" w:rsidP="007D65B6">
          <w:pPr>
            <w:pStyle w:val="Cabealho"/>
            <w:spacing w:line="276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124FD6">
            <w:rPr>
              <w:rFonts w:ascii="Arial" w:hAnsi="Arial" w:cs="Arial"/>
              <w:sz w:val="22"/>
              <w:szCs w:val="22"/>
            </w:rPr>
            <w:t>Elaborado por:</w:t>
          </w:r>
        </w:p>
      </w:tc>
      <w:tc>
        <w:tcPr>
          <w:tcW w:w="2748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78647CF7" w14:textId="6AA4DA56" w:rsidR="007671F4" w:rsidRPr="007671F4" w:rsidRDefault="007671F4" w:rsidP="00955369">
          <w:pPr>
            <w:pStyle w:val="Cabealho"/>
            <w:spacing w:line="276" w:lineRule="auto"/>
            <w:rPr>
              <w:rFonts w:ascii="Arial" w:hAnsi="Arial" w:cs="Arial"/>
              <w:bCs/>
              <w:sz w:val="22"/>
              <w:szCs w:val="22"/>
              <w:lang w:val="pt-BR"/>
            </w:rPr>
          </w:pPr>
        </w:p>
      </w:tc>
      <w:tc>
        <w:tcPr>
          <w:tcW w:w="2275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78A17BDD" w14:textId="65E83010" w:rsidR="007671F4" w:rsidRPr="007671F4" w:rsidRDefault="0028071B" w:rsidP="00955369">
          <w:pPr>
            <w:pStyle w:val="Cabealho"/>
            <w:spacing w:line="276" w:lineRule="auto"/>
            <w:rPr>
              <w:rFonts w:ascii="Arial" w:hAnsi="Arial" w:cs="Arial"/>
              <w:bCs/>
              <w:sz w:val="22"/>
              <w:szCs w:val="22"/>
              <w:lang w:val="pt-BR"/>
            </w:rPr>
          </w:pPr>
          <w:r>
            <w:rPr>
              <w:rFonts w:ascii="Arial" w:hAnsi="Arial" w:cs="Arial"/>
              <w:bCs/>
              <w:sz w:val="22"/>
              <w:szCs w:val="22"/>
              <w:lang w:val="pt-BR"/>
            </w:rPr>
            <w:t>Gestor de Processo</w:t>
          </w:r>
        </w:p>
      </w:tc>
      <w:tc>
        <w:tcPr>
          <w:tcW w:w="1833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6619D8BA" w14:textId="199B0A3D" w:rsidR="007671F4" w:rsidRPr="007671F4" w:rsidRDefault="00FE2AAB" w:rsidP="00955369">
          <w:pPr>
            <w:pStyle w:val="Cabealho"/>
            <w:spacing w:line="276" w:lineRule="auto"/>
            <w:jc w:val="center"/>
            <w:rPr>
              <w:rFonts w:ascii="Arial" w:hAnsi="Arial" w:cs="Arial"/>
              <w:bCs/>
              <w:sz w:val="22"/>
              <w:szCs w:val="22"/>
              <w:lang w:val="pt-BR"/>
            </w:rPr>
          </w:pPr>
          <w:proofErr w:type="spellStart"/>
          <w:r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 w:rsidR="007669BF">
            <w:rPr>
              <w:rFonts w:ascii="Arial" w:hAnsi="Arial" w:cs="Arial"/>
              <w:bCs/>
              <w:sz w:val="22"/>
              <w:szCs w:val="22"/>
              <w:lang w:val="pt-BR"/>
            </w:rPr>
            <w:t>/</w:t>
          </w:r>
          <w:proofErr w:type="spellStart"/>
          <w:r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 w:rsidR="007669BF">
            <w:rPr>
              <w:rFonts w:ascii="Arial" w:hAnsi="Arial" w:cs="Arial"/>
              <w:bCs/>
              <w:sz w:val="22"/>
              <w:szCs w:val="22"/>
              <w:lang w:val="pt-BR"/>
            </w:rPr>
            <w:t>/2</w:t>
          </w:r>
          <w:r>
            <w:rPr>
              <w:rFonts w:ascii="Arial" w:hAnsi="Arial" w:cs="Arial"/>
              <w:bCs/>
              <w:sz w:val="22"/>
              <w:szCs w:val="22"/>
              <w:lang w:val="pt-BR"/>
            </w:rPr>
            <w:t>6</w:t>
          </w:r>
        </w:p>
      </w:tc>
      <w:tc>
        <w:tcPr>
          <w:tcW w:w="1704" w:type="dxa"/>
          <w:vMerge w:val="restart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4691FB88" w14:textId="3036BE35" w:rsidR="007671F4" w:rsidRPr="00B24DA1" w:rsidRDefault="0028071B" w:rsidP="00955369">
          <w:pPr>
            <w:pStyle w:val="Cabealho"/>
            <w:spacing w:line="276" w:lineRule="auto"/>
            <w:jc w:val="center"/>
            <w:rPr>
              <w:rFonts w:ascii="Arial" w:hAnsi="Arial" w:cs="Arial"/>
              <w:b/>
              <w:sz w:val="22"/>
              <w:szCs w:val="22"/>
              <w:lang w:val="pt-BR"/>
            </w:rPr>
          </w:pPr>
          <w:proofErr w:type="spellStart"/>
          <w:r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 w:rsidR="007669BF">
            <w:rPr>
              <w:rFonts w:ascii="Arial" w:hAnsi="Arial" w:cs="Arial"/>
              <w:bCs/>
              <w:sz w:val="22"/>
              <w:szCs w:val="22"/>
              <w:lang w:val="pt-BR"/>
            </w:rPr>
            <w:t>/</w:t>
          </w:r>
          <w:proofErr w:type="spellStart"/>
          <w:r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 w:rsidR="007669BF">
            <w:rPr>
              <w:rFonts w:ascii="Arial" w:hAnsi="Arial" w:cs="Arial"/>
              <w:bCs/>
              <w:sz w:val="22"/>
              <w:szCs w:val="22"/>
              <w:lang w:val="pt-BR"/>
            </w:rPr>
            <w:t>/</w:t>
          </w:r>
          <w:r w:rsidR="00BD71C8">
            <w:rPr>
              <w:rFonts w:ascii="Arial" w:hAnsi="Arial" w:cs="Arial"/>
              <w:bCs/>
              <w:sz w:val="22"/>
              <w:szCs w:val="22"/>
              <w:lang w:val="pt-BR"/>
            </w:rPr>
            <w:t>2</w:t>
          </w:r>
          <w:r w:rsidR="00FE2AAB">
            <w:rPr>
              <w:rFonts w:ascii="Arial" w:hAnsi="Arial" w:cs="Arial"/>
              <w:bCs/>
              <w:sz w:val="22"/>
              <w:szCs w:val="22"/>
              <w:lang w:val="pt-BR"/>
            </w:rPr>
            <w:t>6</w:t>
          </w:r>
        </w:p>
      </w:tc>
    </w:tr>
    <w:tr w:rsidR="00BD71C8" w:rsidRPr="00124FD6" w14:paraId="758CD849" w14:textId="591701B6" w:rsidTr="00094470">
      <w:trPr>
        <w:trHeight w:val="317"/>
      </w:trPr>
      <w:tc>
        <w:tcPr>
          <w:tcW w:w="1788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1EC84654" w14:textId="07AC9424" w:rsidR="007671F4" w:rsidRPr="00124FD6" w:rsidRDefault="007671F4" w:rsidP="007D65B6">
          <w:pPr>
            <w:pStyle w:val="Cabealho"/>
            <w:spacing w:line="276" w:lineRule="auto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  <w:lang w:val="pt-BR"/>
            </w:rPr>
            <w:t>Revisado</w:t>
          </w:r>
          <w:r w:rsidRPr="00124FD6">
            <w:rPr>
              <w:rFonts w:ascii="Arial" w:hAnsi="Arial" w:cs="Arial"/>
              <w:sz w:val="22"/>
              <w:szCs w:val="22"/>
            </w:rPr>
            <w:t xml:space="preserve"> por:</w:t>
          </w:r>
        </w:p>
      </w:tc>
      <w:tc>
        <w:tcPr>
          <w:tcW w:w="2748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043EBAB1" w14:textId="515906AF" w:rsidR="007671F4" w:rsidRPr="007669BF" w:rsidRDefault="007671F4" w:rsidP="00955369">
          <w:pPr>
            <w:pStyle w:val="Cabealho"/>
            <w:spacing w:line="276" w:lineRule="auto"/>
            <w:rPr>
              <w:rFonts w:ascii="Arial" w:hAnsi="Arial" w:cs="Arial"/>
              <w:bCs/>
              <w:sz w:val="22"/>
              <w:szCs w:val="22"/>
              <w:u w:val="double"/>
              <w:lang w:val="pt-BR"/>
            </w:rPr>
          </w:pPr>
        </w:p>
      </w:tc>
      <w:tc>
        <w:tcPr>
          <w:tcW w:w="2275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6B54187C" w14:textId="55B4F827" w:rsidR="007671F4" w:rsidRPr="007671F4" w:rsidRDefault="00BD71C8" w:rsidP="00955369">
          <w:pPr>
            <w:pStyle w:val="Cabealho"/>
            <w:spacing w:line="276" w:lineRule="auto"/>
            <w:rPr>
              <w:rFonts w:ascii="Arial" w:hAnsi="Arial" w:cs="Arial"/>
              <w:bCs/>
              <w:sz w:val="22"/>
              <w:szCs w:val="22"/>
              <w:lang w:val="pt-BR"/>
            </w:rPr>
          </w:pPr>
          <w:r>
            <w:rPr>
              <w:rFonts w:ascii="Arial" w:hAnsi="Arial" w:cs="Arial"/>
              <w:bCs/>
              <w:sz w:val="22"/>
              <w:szCs w:val="22"/>
              <w:lang w:val="pt-BR"/>
            </w:rPr>
            <w:t xml:space="preserve">Gestor de Processo </w:t>
          </w:r>
        </w:p>
      </w:tc>
      <w:tc>
        <w:tcPr>
          <w:tcW w:w="1833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143C4F5A" w14:textId="7E0F9554" w:rsidR="007671F4" w:rsidRPr="007671F4" w:rsidRDefault="0028071B" w:rsidP="00955369">
          <w:pPr>
            <w:pStyle w:val="Cabealho"/>
            <w:spacing w:line="276" w:lineRule="auto"/>
            <w:jc w:val="center"/>
            <w:rPr>
              <w:rFonts w:ascii="Arial" w:hAnsi="Arial" w:cs="Arial"/>
              <w:bCs/>
              <w:sz w:val="22"/>
              <w:szCs w:val="22"/>
              <w:lang w:val="pt-BR"/>
            </w:rPr>
          </w:pPr>
          <w:proofErr w:type="spellStart"/>
          <w:r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 w:rsidR="007669BF">
            <w:rPr>
              <w:rFonts w:ascii="Arial" w:hAnsi="Arial" w:cs="Arial"/>
              <w:bCs/>
              <w:sz w:val="22"/>
              <w:szCs w:val="22"/>
              <w:lang w:val="pt-BR"/>
            </w:rPr>
            <w:t>/</w:t>
          </w:r>
          <w:proofErr w:type="spellStart"/>
          <w:r w:rsidR="00FE2AAB"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 w:rsidR="007669BF">
            <w:rPr>
              <w:rFonts w:ascii="Arial" w:hAnsi="Arial" w:cs="Arial"/>
              <w:bCs/>
              <w:sz w:val="22"/>
              <w:szCs w:val="22"/>
              <w:lang w:val="pt-BR"/>
            </w:rPr>
            <w:t>/2</w:t>
          </w:r>
          <w:r w:rsidR="00FE2AAB">
            <w:rPr>
              <w:rFonts w:ascii="Arial" w:hAnsi="Arial" w:cs="Arial"/>
              <w:bCs/>
              <w:sz w:val="22"/>
              <w:szCs w:val="22"/>
              <w:lang w:val="pt-BR"/>
            </w:rPr>
            <w:t>6</w:t>
          </w:r>
        </w:p>
      </w:tc>
      <w:tc>
        <w:tcPr>
          <w:tcW w:w="1704" w:type="dxa"/>
          <w:vMerge/>
          <w:tcBorders>
            <w:left w:val="single" w:sz="4" w:space="0" w:color="D9D9D9"/>
            <w:right w:val="single" w:sz="4" w:space="0" w:color="D9D9D9"/>
          </w:tcBorders>
          <w:vAlign w:val="center"/>
        </w:tcPr>
        <w:p w14:paraId="62A994EE" w14:textId="77777777" w:rsidR="007671F4" w:rsidRPr="00B24DA1" w:rsidRDefault="007671F4" w:rsidP="00F00E8C">
          <w:pPr>
            <w:pStyle w:val="Cabealho"/>
            <w:rPr>
              <w:rFonts w:ascii="Arial" w:hAnsi="Arial" w:cs="Arial"/>
              <w:b/>
              <w:sz w:val="22"/>
              <w:szCs w:val="22"/>
              <w:lang w:val="pt-BR"/>
            </w:rPr>
          </w:pPr>
        </w:p>
      </w:tc>
    </w:tr>
    <w:tr w:rsidR="00BD71C8" w:rsidRPr="00124FD6" w14:paraId="3239647F" w14:textId="49F7E740" w:rsidTr="00094470">
      <w:trPr>
        <w:trHeight w:val="317"/>
      </w:trPr>
      <w:tc>
        <w:tcPr>
          <w:tcW w:w="1788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5D253CDD" w14:textId="1533A3FE" w:rsidR="007671F4" w:rsidRPr="00124FD6" w:rsidRDefault="007671F4" w:rsidP="007D65B6">
          <w:pPr>
            <w:pStyle w:val="Cabealho"/>
            <w:spacing w:line="276" w:lineRule="auto"/>
            <w:jc w:val="right"/>
            <w:rPr>
              <w:rFonts w:ascii="Arial" w:hAnsi="Arial" w:cs="Arial"/>
              <w:sz w:val="22"/>
              <w:szCs w:val="22"/>
            </w:rPr>
          </w:pPr>
          <w:r>
            <w:rPr>
              <w:rFonts w:ascii="Arial" w:hAnsi="Arial" w:cs="Arial"/>
              <w:sz w:val="22"/>
              <w:szCs w:val="22"/>
              <w:lang w:val="pt-BR"/>
            </w:rPr>
            <w:t xml:space="preserve">Aprovado </w:t>
          </w:r>
          <w:r w:rsidRPr="00124FD6">
            <w:rPr>
              <w:rFonts w:ascii="Arial" w:hAnsi="Arial" w:cs="Arial"/>
              <w:sz w:val="22"/>
              <w:szCs w:val="22"/>
            </w:rPr>
            <w:t>por:</w:t>
          </w:r>
        </w:p>
      </w:tc>
      <w:tc>
        <w:tcPr>
          <w:tcW w:w="2748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789CCB8A" w14:textId="5F624190" w:rsidR="007671F4" w:rsidRPr="007671F4" w:rsidRDefault="007671F4" w:rsidP="00955369">
          <w:pPr>
            <w:pStyle w:val="Cabealho"/>
            <w:spacing w:line="276" w:lineRule="auto"/>
            <w:rPr>
              <w:rFonts w:ascii="Arial" w:hAnsi="Arial" w:cs="Arial"/>
              <w:bCs/>
              <w:sz w:val="22"/>
              <w:szCs w:val="22"/>
              <w:lang w:val="pt-BR"/>
            </w:rPr>
          </w:pPr>
        </w:p>
      </w:tc>
      <w:tc>
        <w:tcPr>
          <w:tcW w:w="2275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30ABE8EF" w14:textId="7CFB5E1F" w:rsidR="007671F4" w:rsidRPr="007671F4" w:rsidRDefault="0028071B" w:rsidP="00955369">
          <w:pPr>
            <w:pStyle w:val="Cabealho"/>
            <w:spacing w:line="276" w:lineRule="auto"/>
            <w:rPr>
              <w:rFonts w:ascii="Arial" w:hAnsi="Arial" w:cs="Arial"/>
              <w:bCs/>
              <w:sz w:val="22"/>
              <w:szCs w:val="22"/>
              <w:lang w:val="pt-BR"/>
            </w:rPr>
          </w:pPr>
          <w:r>
            <w:rPr>
              <w:rFonts w:ascii="Arial" w:hAnsi="Arial" w:cs="Arial"/>
              <w:bCs/>
              <w:sz w:val="22"/>
              <w:szCs w:val="22"/>
              <w:lang w:val="pt-BR"/>
            </w:rPr>
            <w:t>Gestor de Processo</w:t>
          </w:r>
        </w:p>
      </w:tc>
      <w:tc>
        <w:tcPr>
          <w:tcW w:w="1833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</w:tcPr>
        <w:p w14:paraId="4E13ED6B" w14:textId="2FEA5BE4" w:rsidR="007671F4" w:rsidRPr="007671F4" w:rsidRDefault="00FE2AAB" w:rsidP="00955369">
          <w:pPr>
            <w:pStyle w:val="Cabealho"/>
            <w:spacing w:line="276" w:lineRule="auto"/>
            <w:jc w:val="center"/>
            <w:rPr>
              <w:rFonts w:ascii="Arial" w:hAnsi="Arial" w:cs="Arial"/>
              <w:bCs/>
              <w:sz w:val="22"/>
              <w:szCs w:val="22"/>
              <w:lang w:val="pt-BR"/>
            </w:rPr>
          </w:pPr>
          <w:proofErr w:type="spellStart"/>
          <w:r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>
            <w:rPr>
              <w:rFonts w:ascii="Arial" w:hAnsi="Arial" w:cs="Arial"/>
              <w:bCs/>
              <w:sz w:val="22"/>
              <w:szCs w:val="22"/>
              <w:lang w:val="pt-BR"/>
            </w:rPr>
            <w:t>/</w:t>
          </w:r>
          <w:proofErr w:type="spellStart"/>
          <w:r>
            <w:rPr>
              <w:rFonts w:ascii="Arial" w:hAnsi="Arial" w:cs="Arial"/>
              <w:bCs/>
              <w:sz w:val="22"/>
              <w:szCs w:val="22"/>
              <w:lang w:val="pt-BR"/>
            </w:rPr>
            <w:t>xx</w:t>
          </w:r>
          <w:proofErr w:type="spellEnd"/>
          <w:r w:rsidR="007669BF">
            <w:rPr>
              <w:rFonts w:ascii="Arial" w:hAnsi="Arial" w:cs="Arial"/>
              <w:bCs/>
              <w:sz w:val="22"/>
              <w:szCs w:val="22"/>
              <w:lang w:val="pt-BR"/>
            </w:rPr>
            <w:t>/2</w:t>
          </w:r>
          <w:r>
            <w:rPr>
              <w:rFonts w:ascii="Arial" w:hAnsi="Arial" w:cs="Arial"/>
              <w:bCs/>
              <w:sz w:val="22"/>
              <w:szCs w:val="22"/>
              <w:lang w:val="pt-BR"/>
            </w:rPr>
            <w:t>6</w:t>
          </w:r>
        </w:p>
      </w:tc>
      <w:tc>
        <w:tcPr>
          <w:tcW w:w="1704" w:type="dxa"/>
          <w:vMerge/>
          <w:tcBorders>
            <w:left w:val="single" w:sz="4" w:space="0" w:color="D9D9D9"/>
            <w:right w:val="single" w:sz="4" w:space="0" w:color="D9D9D9"/>
          </w:tcBorders>
          <w:vAlign w:val="center"/>
        </w:tcPr>
        <w:p w14:paraId="466F5545" w14:textId="77777777" w:rsidR="007671F4" w:rsidRPr="00B24DA1" w:rsidRDefault="007671F4" w:rsidP="00F00E8C">
          <w:pPr>
            <w:pStyle w:val="Cabealho"/>
            <w:rPr>
              <w:rFonts w:ascii="Arial" w:hAnsi="Arial" w:cs="Arial"/>
              <w:b/>
              <w:sz w:val="22"/>
              <w:szCs w:val="22"/>
              <w:lang w:val="pt-BR"/>
            </w:rPr>
          </w:pPr>
        </w:p>
      </w:tc>
    </w:tr>
    <w:bookmarkEnd w:id="9"/>
  </w:tbl>
  <w:p w14:paraId="22490B20" w14:textId="11B57839" w:rsidR="0036791E" w:rsidRPr="0024609F" w:rsidRDefault="0036791E">
    <w:pPr>
      <w:pStyle w:val="Rodap"/>
      <w:rPr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33412" w14:textId="77777777" w:rsidR="00D1602B" w:rsidRDefault="00D1602B" w:rsidP="001B4C52">
      <w:r>
        <w:separator/>
      </w:r>
    </w:p>
  </w:footnote>
  <w:footnote w:type="continuationSeparator" w:id="0">
    <w:p w14:paraId="491FB6E1" w14:textId="77777777" w:rsidR="00D1602B" w:rsidRDefault="00D1602B" w:rsidP="001B4C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EE091C" w14:textId="77777777" w:rsidR="006D20E4" w:rsidRDefault="006D20E4"/>
  <w:tbl>
    <w:tblPr>
      <w:tblW w:w="10348" w:type="dxa"/>
      <w:tblInd w:w="-5" w:type="dxa"/>
      <w:tblBorders>
        <w:top w:val="single" w:sz="4" w:space="0" w:color="D9D9D9"/>
        <w:left w:val="single" w:sz="4" w:space="0" w:color="D9D9D9"/>
        <w:bottom w:val="single" w:sz="4" w:space="0" w:color="D9D9D9"/>
        <w:right w:val="single" w:sz="4" w:space="0" w:color="D9D9D9"/>
        <w:insideH w:val="single" w:sz="4" w:space="0" w:color="D9D9D9"/>
        <w:insideV w:val="single" w:sz="4" w:space="0" w:color="D9D9D9"/>
      </w:tblBorders>
      <w:tblLook w:val="04A0" w:firstRow="1" w:lastRow="0" w:firstColumn="1" w:lastColumn="0" w:noHBand="0" w:noVBand="1"/>
    </w:tblPr>
    <w:tblGrid>
      <w:gridCol w:w="3022"/>
      <w:gridCol w:w="7326"/>
    </w:tblGrid>
    <w:tr w:rsidR="00C37DD6" w:rsidRPr="00124FD6" w14:paraId="77FE9C92" w14:textId="77777777" w:rsidTr="00CC7F1D">
      <w:trPr>
        <w:trHeight w:val="557"/>
      </w:trPr>
      <w:tc>
        <w:tcPr>
          <w:tcW w:w="3022" w:type="dxa"/>
          <w:vMerge w:val="restart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  <w:hideMark/>
        </w:tcPr>
        <w:p w14:paraId="4D3370F4" w14:textId="77777777" w:rsidR="00433C5F" w:rsidRPr="00124FD6" w:rsidRDefault="00200358" w:rsidP="00433C5F">
          <w:pPr>
            <w:pStyle w:val="Cabealho"/>
            <w:jc w:val="center"/>
            <w:rPr>
              <w:rFonts w:ascii="Arial" w:hAnsi="Arial" w:cs="Arial"/>
              <w:sz w:val="22"/>
              <w:szCs w:val="22"/>
            </w:rPr>
          </w:pPr>
          <w:r w:rsidRPr="00124FD6">
            <w:rPr>
              <w:rFonts w:ascii="Arial" w:hAnsi="Arial" w:cs="Arial"/>
              <w:noProof/>
              <w:sz w:val="22"/>
              <w:szCs w:val="22"/>
              <w:lang w:val="pt-BR" w:eastAsia="pt-BR"/>
            </w:rPr>
            <w:drawing>
              <wp:inline distT="0" distB="0" distL="0" distR="0" wp14:anchorId="0A6594F7" wp14:editId="56DFF349">
                <wp:extent cx="1686022" cy="583517"/>
                <wp:effectExtent l="0" t="0" r="0" b="0"/>
                <wp:docPr id="629117711" name="Imagem 6291177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LogManager+empresas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686022" cy="58351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326" w:type="dxa"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</w:tcPr>
        <w:p w14:paraId="4981148F" w14:textId="27694A3C" w:rsidR="0032724D" w:rsidRPr="00B24DA1" w:rsidRDefault="00206EC1" w:rsidP="00C045FF">
          <w:pPr>
            <w:pStyle w:val="Cabealho"/>
            <w:spacing w:line="276" w:lineRule="auto"/>
            <w:jc w:val="right"/>
            <w:rPr>
              <w:rFonts w:ascii="Arial" w:hAnsi="Arial" w:cs="Arial"/>
              <w:b/>
              <w:sz w:val="22"/>
              <w:szCs w:val="22"/>
              <w:lang w:val="pt-BR"/>
            </w:rPr>
          </w:pPr>
          <w:r>
            <w:rPr>
              <w:rFonts w:ascii="Arial" w:hAnsi="Arial" w:cs="Arial"/>
              <w:b/>
              <w:sz w:val="22"/>
              <w:szCs w:val="22"/>
              <w:lang w:val="pt-BR"/>
            </w:rPr>
            <w:t xml:space="preserve">NORMA ADMINISTRATIVA </w:t>
          </w:r>
          <w:r w:rsidR="004105A7" w:rsidRPr="004105A7">
            <w:rPr>
              <w:rFonts w:ascii="Arial" w:hAnsi="Arial" w:cs="Arial"/>
              <w:b/>
              <w:sz w:val="22"/>
              <w:szCs w:val="22"/>
              <w:lang w:val="pt-BR"/>
            </w:rPr>
            <w:t xml:space="preserve">PROCESSO INTEGRADO DE MARKETING, COMERCIAL E RELACIONAMENTO </w:t>
          </w:r>
          <w:r w:rsidR="004105A7">
            <w:rPr>
              <w:rFonts w:ascii="Arial" w:hAnsi="Arial" w:cs="Arial"/>
              <w:b/>
              <w:sz w:val="22"/>
              <w:szCs w:val="22"/>
              <w:lang w:val="pt-BR"/>
            </w:rPr>
            <w:t xml:space="preserve">- </w:t>
          </w:r>
          <w:r w:rsidR="004105A7" w:rsidRPr="004105A7">
            <w:rPr>
              <w:rFonts w:ascii="Arial" w:hAnsi="Arial" w:cs="Arial"/>
              <w:b/>
              <w:sz w:val="22"/>
              <w:szCs w:val="22"/>
              <w:lang w:val="pt-BR"/>
            </w:rPr>
            <w:t>JORNADA DO CLIENTE</w:t>
          </w:r>
        </w:p>
      </w:tc>
    </w:tr>
    <w:tr w:rsidR="00B24DA1" w:rsidRPr="00B24DA1" w14:paraId="78EEDAEA" w14:textId="77777777" w:rsidTr="00CC7F1D">
      <w:trPr>
        <w:trHeight w:val="536"/>
      </w:trPr>
      <w:tc>
        <w:tcPr>
          <w:tcW w:w="0" w:type="auto"/>
          <w:vMerge/>
          <w:tcBorders>
            <w:top w:val="single" w:sz="4" w:space="0" w:color="D9D9D9"/>
            <w:left w:val="single" w:sz="4" w:space="0" w:color="D9D9D9"/>
            <w:bottom w:val="single" w:sz="4" w:space="0" w:color="D9D9D9"/>
            <w:right w:val="single" w:sz="4" w:space="0" w:color="D9D9D9"/>
          </w:tcBorders>
          <w:vAlign w:val="center"/>
          <w:hideMark/>
        </w:tcPr>
        <w:p w14:paraId="7DC97915" w14:textId="77777777" w:rsidR="00433C5F" w:rsidRPr="00124FD6" w:rsidRDefault="00433C5F" w:rsidP="00433C5F">
          <w:pPr>
            <w:rPr>
              <w:rFonts w:ascii="Arial" w:hAnsi="Arial" w:cs="Arial"/>
              <w:sz w:val="22"/>
              <w:szCs w:val="22"/>
              <w:lang w:val="x-none" w:eastAsia="x-none"/>
            </w:rPr>
          </w:pPr>
        </w:p>
      </w:tc>
      <w:tc>
        <w:tcPr>
          <w:tcW w:w="7326" w:type="dxa"/>
          <w:tcBorders>
            <w:top w:val="single" w:sz="4" w:space="0" w:color="D9D9D9"/>
            <w:left w:val="single" w:sz="4" w:space="0" w:color="D9D9D9"/>
            <w:right w:val="single" w:sz="4" w:space="0" w:color="D9D9D9"/>
          </w:tcBorders>
          <w:vAlign w:val="center"/>
          <w:hideMark/>
        </w:tcPr>
        <w:p w14:paraId="35371823" w14:textId="25D0D532" w:rsidR="00433C5F" w:rsidRPr="00B24DA1" w:rsidRDefault="00433C5F" w:rsidP="00955369">
          <w:pPr>
            <w:pStyle w:val="Cabealho"/>
            <w:spacing w:line="276" w:lineRule="auto"/>
            <w:jc w:val="right"/>
            <w:rPr>
              <w:rFonts w:ascii="Arial" w:hAnsi="Arial" w:cs="Arial"/>
              <w:sz w:val="22"/>
              <w:szCs w:val="22"/>
            </w:rPr>
          </w:pPr>
          <w:r w:rsidRPr="00B24DA1">
            <w:rPr>
              <w:rFonts w:ascii="Arial" w:hAnsi="Arial" w:cs="Arial"/>
              <w:b/>
              <w:sz w:val="22"/>
              <w:szCs w:val="22"/>
            </w:rPr>
            <w:t>Código:</w:t>
          </w:r>
          <w:r w:rsidRPr="00B24DA1">
            <w:rPr>
              <w:rFonts w:ascii="Arial" w:hAnsi="Arial" w:cs="Arial"/>
              <w:sz w:val="22"/>
              <w:szCs w:val="22"/>
            </w:rPr>
            <w:t xml:space="preserve"> </w:t>
          </w:r>
          <w:r w:rsidR="007D33C9" w:rsidRPr="00B24DA1">
            <w:rPr>
              <w:rFonts w:ascii="Arial" w:hAnsi="Arial" w:cs="Arial"/>
              <w:sz w:val="22"/>
              <w:szCs w:val="22"/>
              <w:lang w:val="pt-BR"/>
            </w:rPr>
            <w:t>XX</w:t>
          </w:r>
          <w:r w:rsidRPr="00B24DA1">
            <w:rPr>
              <w:rFonts w:ascii="Arial" w:hAnsi="Arial" w:cs="Arial"/>
              <w:sz w:val="22"/>
              <w:szCs w:val="22"/>
              <w:lang w:val="pt-BR"/>
            </w:rPr>
            <w:t>-</w:t>
          </w:r>
          <w:proofErr w:type="spellStart"/>
          <w:r w:rsidR="007D33C9" w:rsidRPr="00B24DA1">
            <w:rPr>
              <w:rFonts w:ascii="Arial" w:hAnsi="Arial" w:cs="Arial"/>
              <w:sz w:val="22"/>
              <w:szCs w:val="22"/>
              <w:lang w:val="pt-BR"/>
            </w:rPr>
            <w:t>XXX</w:t>
          </w:r>
          <w:proofErr w:type="spellEnd"/>
          <w:r w:rsidRPr="00B24DA1">
            <w:rPr>
              <w:rFonts w:ascii="Arial" w:hAnsi="Arial" w:cs="Arial"/>
              <w:sz w:val="22"/>
              <w:szCs w:val="22"/>
            </w:rPr>
            <w:t xml:space="preserve"> </w:t>
          </w:r>
          <w:r w:rsidRPr="00B24DA1">
            <w:rPr>
              <w:rFonts w:ascii="Arial" w:hAnsi="Arial" w:cs="Arial"/>
              <w:b/>
              <w:sz w:val="22"/>
              <w:szCs w:val="22"/>
            </w:rPr>
            <w:t>Revisão:</w:t>
          </w:r>
          <w:r w:rsidRPr="00B24DA1">
            <w:rPr>
              <w:rFonts w:ascii="Arial" w:hAnsi="Arial" w:cs="Arial"/>
              <w:sz w:val="22"/>
              <w:szCs w:val="22"/>
            </w:rPr>
            <w:t xml:space="preserve"> </w:t>
          </w:r>
          <w:r w:rsidR="007D33C9" w:rsidRPr="00B24DA1">
            <w:rPr>
              <w:rFonts w:ascii="Arial" w:hAnsi="Arial" w:cs="Arial"/>
              <w:sz w:val="22"/>
              <w:szCs w:val="22"/>
              <w:lang w:val="pt-BR"/>
            </w:rPr>
            <w:t>XX</w:t>
          </w:r>
          <w:r w:rsidRPr="00B24DA1">
            <w:rPr>
              <w:rFonts w:ascii="Arial" w:hAnsi="Arial" w:cs="Arial"/>
              <w:color w:val="FF0000"/>
              <w:sz w:val="22"/>
              <w:szCs w:val="22"/>
            </w:rPr>
            <w:t xml:space="preserve"> </w:t>
          </w:r>
          <w:r w:rsidRPr="00B24DA1">
            <w:rPr>
              <w:rFonts w:ascii="Arial" w:hAnsi="Arial" w:cs="Arial"/>
              <w:b/>
              <w:sz w:val="22"/>
              <w:szCs w:val="22"/>
            </w:rPr>
            <w:t>Página:</w:t>
          </w:r>
          <w:r w:rsidRPr="00B24DA1">
            <w:rPr>
              <w:rFonts w:ascii="Arial" w:hAnsi="Arial" w:cs="Arial"/>
              <w:sz w:val="22"/>
              <w:szCs w:val="22"/>
            </w:rPr>
            <w:t xml:space="preserve"> </w:t>
          </w:r>
          <w:r w:rsidRPr="00B24DA1">
            <w:rPr>
              <w:rFonts w:ascii="Arial" w:hAnsi="Arial" w:cs="Arial"/>
              <w:sz w:val="22"/>
              <w:szCs w:val="22"/>
            </w:rPr>
            <w:fldChar w:fldCharType="begin"/>
          </w:r>
          <w:r w:rsidRPr="00B24DA1">
            <w:rPr>
              <w:rFonts w:ascii="Arial" w:hAnsi="Arial" w:cs="Arial"/>
              <w:sz w:val="22"/>
              <w:szCs w:val="22"/>
            </w:rPr>
            <w:instrText xml:space="preserve"> PAGE   \* MERGEFORMAT </w:instrText>
          </w:r>
          <w:r w:rsidRPr="00B24DA1">
            <w:rPr>
              <w:rFonts w:ascii="Arial" w:hAnsi="Arial" w:cs="Arial"/>
              <w:sz w:val="22"/>
              <w:szCs w:val="22"/>
            </w:rPr>
            <w:fldChar w:fldCharType="separate"/>
          </w:r>
          <w:r w:rsidR="006632BA">
            <w:rPr>
              <w:rFonts w:ascii="Arial" w:hAnsi="Arial" w:cs="Arial"/>
              <w:noProof/>
              <w:sz w:val="22"/>
              <w:szCs w:val="22"/>
            </w:rPr>
            <w:t>7</w:t>
          </w:r>
          <w:r w:rsidRPr="00B24DA1">
            <w:rPr>
              <w:rFonts w:ascii="Arial" w:hAnsi="Arial" w:cs="Arial"/>
              <w:sz w:val="22"/>
              <w:szCs w:val="22"/>
            </w:rPr>
            <w:fldChar w:fldCharType="end"/>
          </w:r>
          <w:r w:rsidRPr="00B24DA1">
            <w:rPr>
              <w:rFonts w:ascii="Arial" w:hAnsi="Arial" w:cs="Arial"/>
              <w:sz w:val="22"/>
              <w:szCs w:val="22"/>
            </w:rPr>
            <w:t>/</w:t>
          </w:r>
          <w:r w:rsidRPr="00B24DA1">
            <w:rPr>
              <w:rFonts w:ascii="Arial" w:hAnsi="Arial" w:cs="Arial"/>
              <w:sz w:val="22"/>
              <w:szCs w:val="22"/>
            </w:rPr>
            <w:fldChar w:fldCharType="begin"/>
          </w:r>
          <w:r w:rsidRPr="00B24DA1">
            <w:rPr>
              <w:rFonts w:ascii="Arial" w:hAnsi="Arial" w:cs="Arial"/>
              <w:sz w:val="22"/>
              <w:szCs w:val="22"/>
            </w:rPr>
            <w:instrText xml:space="preserve"> NUMPAGES   \* MERGEFORMAT </w:instrText>
          </w:r>
          <w:r w:rsidRPr="00B24DA1">
            <w:rPr>
              <w:rFonts w:ascii="Arial" w:hAnsi="Arial" w:cs="Arial"/>
              <w:sz w:val="22"/>
              <w:szCs w:val="22"/>
            </w:rPr>
            <w:fldChar w:fldCharType="separate"/>
          </w:r>
          <w:r w:rsidR="006632BA">
            <w:rPr>
              <w:rFonts w:ascii="Arial" w:hAnsi="Arial" w:cs="Arial"/>
              <w:noProof/>
              <w:sz w:val="22"/>
              <w:szCs w:val="22"/>
            </w:rPr>
            <w:t>7</w:t>
          </w:r>
          <w:r w:rsidRPr="00B24DA1">
            <w:rPr>
              <w:rFonts w:ascii="Arial" w:hAnsi="Arial" w:cs="Arial"/>
              <w:sz w:val="22"/>
              <w:szCs w:val="22"/>
            </w:rPr>
            <w:fldChar w:fldCharType="end"/>
          </w:r>
        </w:p>
        <w:p w14:paraId="1DA5B3C9" w14:textId="77777777" w:rsidR="00433C5F" w:rsidRPr="00B24DA1" w:rsidRDefault="00433C5F" w:rsidP="00955369">
          <w:pPr>
            <w:pStyle w:val="Cabealho"/>
            <w:spacing w:line="276" w:lineRule="auto"/>
            <w:jc w:val="right"/>
            <w:rPr>
              <w:rFonts w:ascii="Arial" w:hAnsi="Arial" w:cs="Arial"/>
              <w:sz w:val="22"/>
              <w:szCs w:val="22"/>
            </w:rPr>
          </w:pPr>
        </w:p>
      </w:tc>
    </w:tr>
  </w:tbl>
  <w:sdt>
    <w:sdtPr>
      <w:rPr>
        <w:sz w:val="10"/>
        <w:szCs w:val="10"/>
        <w:lang w:val="pt-BR"/>
      </w:rPr>
      <w:id w:val="1634367023"/>
      <w:docPartObj>
        <w:docPartGallery w:val="Watermarks"/>
        <w:docPartUnique/>
      </w:docPartObj>
    </w:sdtPr>
    <w:sdtEndPr/>
    <w:sdtContent>
      <w:p w14:paraId="65A6D184" w14:textId="0FB1BD3C" w:rsidR="00206EC1" w:rsidRDefault="00E84620" w:rsidP="0036791E">
        <w:pPr>
          <w:pStyle w:val="Cabealho"/>
          <w:tabs>
            <w:tab w:val="clear" w:pos="4252"/>
            <w:tab w:val="clear" w:pos="8504"/>
            <w:tab w:val="left" w:pos="1005"/>
          </w:tabs>
          <w:rPr>
            <w:sz w:val="10"/>
            <w:szCs w:val="10"/>
            <w:lang w:val="pt-BR"/>
          </w:rPr>
        </w:pPr>
        <w:r>
          <w:rPr>
            <w:sz w:val="10"/>
            <w:szCs w:val="10"/>
            <w:lang w:val="pt-BR"/>
          </w:rPr>
          <w:pict w14:anchorId="45EFD1BF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200802267" o:spid="_x0000_s1029" type="#_x0000_t136" style="position:absolute;margin-left:0;margin-top:0;width:510.15pt;height:191.3pt;z-index:-251658752;mso-position-horizontal:center;mso-position-horizontal-relative:margin;mso-position-vertical:center;mso-position-vertical-relative:margin" o:allowincell="f" fillcolor="#cfcdcd [2894]" stroked="f">
              <v:fill opacity=".5"/>
              <v:textpath style="font-family:&quot;calibri&quot;;font-size:1pt" string="RASCUNHO"/>
              <w10:wrap anchorx="margin" anchory="margin"/>
            </v:shape>
          </w:pict>
        </w:r>
      </w:p>
    </w:sdtContent>
  </w:sdt>
  <w:p w14:paraId="76BEB553" w14:textId="77777777" w:rsidR="00695CE6" w:rsidRPr="00206EC1" w:rsidRDefault="00695CE6" w:rsidP="0036791E">
    <w:pPr>
      <w:pStyle w:val="Cabealho"/>
      <w:tabs>
        <w:tab w:val="clear" w:pos="4252"/>
        <w:tab w:val="clear" w:pos="8504"/>
        <w:tab w:val="left" w:pos="1005"/>
      </w:tabs>
      <w:rPr>
        <w:sz w:val="10"/>
        <w:szCs w:val="10"/>
        <w:lang w:val="pt-BR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31A90"/>
    <w:multiLevelType w:val="hybridMultilevel"/>
    <w:tmpl w:val="558EB1C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3A00A5"/>
    <w:multiLevelType w:val="hybridMultilevel"/>
    <w:tmpl w:val="FA3443E8"/>
    <w:lvl w:ilvl="0" w:tplc="FFFFFFFF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E35AC3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8A4F2E"/>
    <w:multiLevelType w:val="hybridMultilevel"/>
    <w:tmpl w:val="29C825CC"/>
    <w:lvl w:ilvl="0" w:tplc="0416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AD0D57"/>
    <w:multiLevelType w:val="hybridMultilevel"/>
    <w:tmpl w:val="1582A07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233CA9"/>
    <w:multiLevelType w:val="multilevel"/>
    <w:tmpl w:val="E1A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CA7599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CD7658"/>
    <w:multiLevelType w:val="hybridMultilevel"/>
    <w:tmpl w:val="AAC031B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8F81737"/>
    <w:multiLevelType w:val="hybridMultilevel"/>
    <w:tmpl w:val="8FEA8A8C"/>
    <w:lvl w:ilvl="0" w:tplc="197AD41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EF7214B"/>
    <w:multiLevelType w:val="hybridMultilevel"/>
    <w:tmpl w:val="DE4C98B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0271EBA"/>
    <w:multiLevelType w:val="multilevel"/>
    <w:tmpl w:val="2B887FC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isLgl/>
      <w:lvlText w:val="%1.%2"/>
      <w:lvlJc w:val="left"/>
      <w:pPr>
        <w:ind w:left="360" w:hanging="360"/>
      </w:pPr>
      <w:rPr>
        <w:rFonts w:hint="default"/>
        <w:b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  <w:b/>
        <w:bCs w:val="0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21167DDD"/>
    <w:multiLevelType w:val="hybridMultilevel"/>
    <w:tmpl w:val="BC5232D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41163CB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D1C4190"/>
    <w:multiLevelType w:val="hybridMultilevel"/>
    <w:tmpl w:val="CEF8981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619D7"/>
    <w:multiLevelType w:val="hybridMultilevel"/>
    <w:tmpl w:val="F0E07B5E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EC02D6A"/>
    <w:multiLevelType w:val="hybridMultilevel"/>
    <w:tmpl w:val="2848E01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695AAF"/>
    <w:multiLevelType w:val="hybridMultilevel"/>
    <w:tmpl w:val="E4788494"/>
    <w:lvl w:ilvl="0" w:tplc="FFFFFFFF">
      <w:start w:val="1"/>
      <w:numFmt w:val="upperRoman"/>
      <w:lvlText w:val="%1."/>
      <w:lvlJc w:val="righ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-5648" w:hanging="360"/>
      </w:pPr>
    </w:lvl>
    <w:lvl w:ilvl="2" w:tplc="FFFFFFFF" w:tentative="1">
      <w:start w:val="1"/>
      <w:numFmt w:val="lowerRoman"/>
      <w:lvlText w:val="%3."/>
      <w:lvlJc w:val="right"/>
      <w:pPr>
        <w:ind w:left="-4928" w:hanging="180"/>
      </w:pPr>
    </w:lvl>
    <w:lvl w:ilvl="3" w:tplc="FFFFFFFF" w:tentative="1">
      <w:start w:val="1"/>
      <w:numFmt w:val="decimal"/>
      <w:lvlText w:val="%4."/>
      <w:lvlJc w:val="left"/>
      <w:pPr>
        <w:ind w:left="-4208" w:hanging="360"/>
      </w:pPr>
    </w:lvl>
    <w:lvl w:ilvl="4" w:tplc="FFFFFFFF" w:tentative="1">
      <w:start w:val="1"/>
      <w:numFmt w:val="lowerLetter"/>
      <w:lvlText w:val="%5."/>
      <w:lvlJc w:val="left"/>
      <w:pPr>
        <w:ind w:left="-3488" w:hanging="360"/>
      </w:pPr>
    </w:lvl>
    <w:lvl w:ilvl="5" w:tplc="FFFFFFFF" w:tentative="1">
      <w:start w:val="1"/>
      <w:numFmt w:val="lowerRoman"/>
      <w:lvlText w:val="%6."/>
      <w:lvlJc w:val="right"/>
      <w:pPr>
        <w:ind w:left="-2768" w:hanging="180"/>
      </w:pPr>
    </w:lvl>
    <w:lvl w:ilvl="6" w:tplc="FFFFFFFF" w:tentative="1">
      <w:start w:val="1"/>
      <w:numFmt w:val="decimal"/>
      <w:lvlText w:val="%7."/>
      <w:lvlJc w:val="left"/>
      <w:pPr>
        <w:ind w:left="-2048" w:hanging="360"/>
      </w:pPr>
    </w:lvl>
    <w:lvl w:ilvl="7" w:tplc="FFFFFFFF" w:tentative="1">
      <w:start w:val="1"/>
      <w:numFmt w:val="lowerLetter"/>
      <w:lvlText w:val="%8."/>
      <w:lvlJc w:val="left"/>
      <w:pPr>
        <w:ind w:left="-1328" w:hanging="360"/>
      </w:pPr>
    </w:lvl>
    <w:lvl w:ilvl="8" w:tplc="FFFFFFFF" w:tentative="1">
      <w:start w:val="1"/>
      <w:numFmt w:val="lowerRoman"/>
      <w:lvlText w:val="%9."/>
      <w:lvlJc w:val="right"/>
      <w:pPr>
        <w:ind w:left="-608" w:hanging="180"/>
      </w:pPr>
    </w:lvl>
  </w:abstractNum>
  <w:abstractNum w:abstractNumId="17" w15:restartNumberingAfterBreak="0">
    <w:nsid w:val="31DC712B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3406E8A"/>
    <w:multiLevelType w:val="hybridMultilevel"/>
    <w:tmpl w:val="1D3CF146"/>
    <w:lvl w:ilvl="0" w:tplc="197AD416">
      <w:start w:val="1"/>
      <w:numFmt w:val="bullet"/>
      <w:lvlText w:val="-"/>
      <w:lvlJc w:val="left"/>
      <w:pPr>
        <w:ind w:left="1068" w:hanging="360"/>
      </w:pPr>
      <w:rPr>
        <w:rFonts w:ascii="Verdana" w:hAnsi="Verdana" w:hint="default"/>
      </w:rPr>
    </w:lvl>
    <w:lvl w:ilvl="1" w:tplc="FFFFFFFF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9" w15:restartNumberingAfterBreak="0">
    <w:nsid w:val="35860690"/>
    <w:multiLevelType w:val="hybridMultilevel"/>
    <w:tmpl w:val="EC260D9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E64FBD2">
      <w:numFmt w:val="bullet"/>
      <w:lvlText w:val="•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6E77EAA"/>
    <w:multiLevelType w:val="multilevel"/>
    <w:tmpl w:val="4AC26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8055E37"/>
    <w:multiLevelType w:val="hybridMultilevel"/>
    <w:tmpl w:val="4BEE5244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3CC46F55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D60C77"/>
    <w:multiLevelType w:val="multilevel"/>
    <w:tmpl w:val="E1A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E6658B"/>
    <w:multiLevelType w:val="multilevel"/>
    <w:tmpl w:val="E1A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13013AE"/>
    <w:multiLevelType w:val="hybridMultilevel"/>
    <w:tmpl w:val="726E6A4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41615EFE"/>
    <w:multiLevelType w:val="multilevel"/>
    <w:tmpl w:val="E1A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F5088D"/>
    <w:multiLevelType w:val="multilevel"/>
    <w:tmpl w:val="8F7A9E6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  <w:b/>
        <w:bCs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  <w:bCs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 w:val="0"/>
      </w:rPr>
    </w:lvl>
  </w:abstractNum>
  <w:abstractNum w:abstractNumId="28" w15:restartNumberingAfterBreak="0">
    <w:nsid w:val="43F425C8"/>
    <w:multiLevelType w:val="hybridMultilevel"/>
    <w:tmpl w:val="4860DA5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43FD1585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1A708C"/>
    <w:multiLevelType w:val="hybridMultilevel"/>
    <w:tmpl w:val="7D0A5B5A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AA026A3"/>
    <w:multiLevelType w:val="hybridMultilevel"/>
    <w:tmpl w:val="E4788494"/>
    <w:lvl w:ilvl="0" w:tplc="FFFFFFFF">
      <w:start w:val="1"/>
      <w:numFmt w:val="upperRoman"/>
      <w:lvlText w:val="%1."/>
      <w:lvlJc w:val="righ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503305AB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F626E4"/>
    <w:multiLevelType w:val="hybridMultilevel"/>
    <w:tmpl w:val="32C0485A"/>
    <w:lvl w:ilvl="0" w:tplc="15B412B6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51C95924"/>
    <w:multiLevelType w:val="hybridMultilevel"/>
    <w:tmpl w:val="2592D738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5ED25C4"/>
    <w:multiLevelType w:val="hybridMultilevel"/>
    <w:tmpl w:val="177A180E"/>
    <w:lvl w:ilvl="0" w:tplc="0416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58D35EE6"/>
    <w:multiLevelType w:val="hybridMultilevel"/>
    <w:tmpl w:val="C7EC405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5A9C6B66"/>
    <w:multiLevelType w:val="hybridMultilevel"/>
    <w:tmpl w:val="DC867E36"/>
    <w:lvl w:ilvl="0" w:tplc="197AD416">
      <w:start w:val="1"/>
      <w:numFmt w:val="bullet"/>
      <w:lvlText w:val="-"/>
      <w:lvlJc w:val="left"/>
      <w:pPr>
        <w:ind w:left="1440" w:hanging="360"/>
      </w:pPr>
      <w:rPr>
        <w:rFonts w:ascii="Verdana" w:hAnsi="Verdana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8" w15:restartNumberingAfterBreak="0">
    <w:nsid w:val="5C20000F"/>
    <w:multiLevelType w:val="hybridMultilevel"/>
    <w:tmpl w:val="B8FC2A9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63393D75"/>
    <w:multiLevelType w:val="hybridMultilevel"/>
    <w:tmpl w:val="F35C953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65EB3A5A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0C03A51"/>
    <w:multiLevelType w:val="hybridMultilevel"/>
    <w:tmpl w:val="C86E9B0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75F6242A"/>
    <w:multiLevelType w:val="hybridMultilevel"/>
    <w:tmpl w:val="E4788494"/>
    <w:lvl w:ilvl="0" w:tplc="04160013">
      <w:start w:val="1"/>
      <w:numFmt w:val="upperRoman"/>
      <w:lvlText w:val="%1."/>
      <w:lvlJc w:val="right"/>
      <w:pPr>
        <w:ind w:left="7448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787F00E8"/>
    <w:multiLevelType w:val="multilevel"/>
    <w:tmpl w:val="E1A40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99F140C"/>
    <w:multiLevelType w:val="hybridMultilevel"/>
    <w:tmpl w:val="768EC01C"/>
    <w:lvl w:ilvl="0" w:tplc="FFFFFFFF">
      <w:start w:val="1"/>
      <w:numFmt w:val="lowerLetter"/>
      <w:lvlText w:val="%1."/>
      <w:lvlJc w:val="left"/>
      <w:pPr>
        <w:ind w:left="144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79CF5401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AC94738"/>
    <w:multiLevelType w:val="hybridMultilevel"/>
    <w:tmpl w:val="EC5E55F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7C617352"/>
    <w:multiLevelType w:val="hybridMultilevel"/>
    <w:tmpl w:val="B418AC0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7D672526"/>
    <w:multiLevelType w:val="multilevel"/>
    <w:tmpl w:val="FEF6D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63682D"/>
    <w:multiLevelType w:val="hybridMultilevel"/>
    <w:tmpl w:val="CA64E3F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03964646">
    <w:abstractNumId w:val="10"/>
  </w:num>
  <w:num w:numId="2" w16cid:durableId="1861965639">
    <w:abstractNumId w:val="26"/>
  </w:num>
  <w:num w:numId="3" w16cid:durableId="1476683710">
    <w:abstractNumId w:val="19"/>
  </w:num>
  <w:num w:numId="4" w16cid:durableId="239684201">
    <w:abstractNumId w:val="41"/>
  </w:num>
  <w:num w:numId="5" w16cid:durableId="1846551688">
    <w:abstractNumId w:val="13"/>
  </w:num>
  <w:num w:numId="6" w16cid:durableId="309750966">
    <w:abstractNumId w:val="25"/>
  </w:num>
  <w:num w:numId="7" w16cid:durableId="1886092436">
    <w:abstractNumId w:val="27"/>
  </w:num>
  <w:num w:numId="8" w16cid:durableId="2005551211">
    <w:abstractNumId w:val="49"/>
  </w:num>
  <w:num w:numId="9" w16cid:durableId="1166746082">
    <w:abstractNumId w:val="4"/>
  </w:num>
  <w:num w:numId="10" w16cid:durableId="1146437562">
    <w:abstractNumId w:val="0"/>
  </w:num>
  <w:num w:numId="11" w16cid:durableId="243346139">
    <w:abstractNumId w:val="28"/>
  </w:num>
  <w:num w:numId="12" w16cid:durableId="1631327680">
    <w:abstractNumId w:val="9"/>
  </w:num>
  <w:num w:numId="13" w16cid:durableId="1005982685">
    <w:abstractNumId w:val="15"/>
  </w:num>
  <w:num w:numId="14" w16cid:durableId="1441611321">
    <w:abstractNumId w:val="30"/>
  </w:num>
  <w:num w:numId="15" w16cid:durableId="621038461">
    <w:abstractNumId w:val="23"/>
  </w:num>
  <w:num w:numId="16" w16cid:durableId="497844217">
    <w:abstractNumId w:val="24"/>
  </w:num>
  <w:num w:numId="17" w16cid:durableId="1493717223">
    <w:abstractNumId w:val="43"/>
  </w:num>
  <w:num w:numId="18" w16cid:durableId="1749036788">
    <w:abstractNumId w:val="5"/>
  </w:num>
  <w:num w:numId="19" w16cid:durableId="268318055">
    <w:abstractNumId w:val="38"/>
  </w:num>
  <w:num w:numId="20" w16cid:durableId="1186553856">
    <w:abstractNumId w:val="11"/>
  </w:num>
  <w:num w:numId="21" w16cid:durableId="1979842690">
    <w:abstractNumId w:val="21"/>
  </w:num>
  <w:num w:numId="22" w16cid:durableId="1490557105">
    <w:abstractNumId w:val="39"/>
  </w:num>
  <w:num w:numId="23" w16cid:durableId="1972591371">
    <w:abstractNumId w:val="1"/>
  </w:num>
  <w:num w:numId="24" w16cid:durableId="646131767">
    <w:abstractNumId w:val="36"/>
  </w:num>
  <w:num w:numId="25" w16cid:durableId="1063215667">
    <w:abstractNumId w:val="47"/>
  </w:num>
  <w:num w:numId="26" w16cid:durableId="1316836354">
    <w:abstractNumId w:val="33"/>
  </w:num>
  <w:num w:numId="27" w16cid:durableId="1399130676">
    <w:abstractNumId w:val="3"/>
  </w:num>
  <w:num w:numId="28" w16cid:durableId="342511570">
    <w:abstractNumId w:val="42"/>
  </w:num>
  <w:num w:numId="29" w16cid:durableId="1675767280">
    <w:abstractNumId w:val="7"/>
  </w:num>
  <w:num w:numId="30" w16cid:durableId="1881355310">
    <w:abstractNumId w:val="31"/>
  </w:num>
  <w:num w:numId="31" w16cid:durableId="1051997752">
    <w:abstractNumId w:val="16"/>
  </w:num>
  <w:num w:numId="32" w16cid:durableId="566692919">
    <w:abstractNumId w:val="2"/>
  </w:num>
  <w:num w:numId="33" w16cid:durableId="289091314">
    <w:abstractNumId w:val="32"/>
  </w:num>
  <w:num w:numId="34" w16cid:durableId="1332828513">
    <w:abstractNumId w:val="17"/>
  </w:num>
  <w:num w:numId="35" w16cid:durableId="1195919041">
    <w:abstractNumId w:val="40"/>
  </w:num>
  <w:num w:numId="36" w16cid:durableId="855576364">
    <w:abstractNumId w:val="12"/>
  </w:num>
  <w:num w:numId="37" w16cid:durableId="849876603">
    <w:abstractNumId w:val="29"/>
  </w:num>
  <w:num w:numId="38" w16cid:durableId="913776534">
    <w:abstractNumId w:val="6"/>
  </w:num>
  <w:num w:numId="39" w16cid:durableId="1688285812">
    <w:abstractNumId w:val="48"/>
  </w:num>
  <w:num w:numId="40" w16cid:durableId="1745030328">
    <w:abstractNumId w:val="22"/>
  </w:num>
  <w:num w:numId="41" w16cid:durableId="547061570">
    <w:abstractNumId w:val="35"/>
  </w:num>
  <w:num w:numId="42" w16cid:durableId="1618021411">
    <w:abstractNumId w:val="37"/>
  </w:num>
  <w:num w:numId="43" w16cid:durableId="19749380">
    <w:abstractNumId w:val="18"/>
  </w:num>
  <w:num w:numId="44" w16cid:durableId="1642491879">
    <w:abstractNumId w:val="45"/>
  </w:num>
  <w:num w:numId="45" w16cid:durableId="2142453673">
    <w:abstractNumId w:val="20"/>
  </w:num>
  <w:num w:numId="46" w16cid:durableId="780880701">
    <w:abstractNumId w:val="14"/>
  </w:num>
  <w:num w:numId="47" w16cid:durableId="394474825">
    <w:abstractNumId w:val="44"/>
  </w:num>
  <w:num w:numId="48" w16cid:durableId="958490192">
    <w:abstractNumId w:val="34"/>
  </w:num>
  <w:num w:numId="49" w16cid:durableId="59526696">
    <w:abstractNumId w:val="8"/>
  </w:num>
  <w:num w:numId="50" w16cid:durableId="153375492">
    <w:abstractNumId w:val="46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Gisele Fontoura  - Manager Grupo">
    <w15:presenceInfo w15:providerId="AD" w15:userId="S-1-5-21-2344062829-338093326-3551672007-1143"/>
  </w15:person>
  <w15:person w15:author="Bruno Roque da Silva - Manager Grupo">
    <w15:presenceInfo w15:providerId="AD" w15:userId="S-1-5-21-2344062829-338093326-3551672007-4110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trackRevisions/>
  <w:defaultTabStop w:val="708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2077"/>
    <w:rsid w:val="000010EB"/>
    <w:rsid w:val="00004B1A"/>
    <w:rsid w:val="00004D7A"/>
    <w:rsid w:val="00004DF3"/>
    <w:rsid w:val="000057A9"/>
    <w:rsid w:val="0000603A"/>
    <w:rsid w:val="00010953"/>
    <w:rsid w:val="0001623E"/>
    <w:rsid w:val="000178FC"/>
    <w:rsid w:val="0002092C"/>
    <w:rsid w:val="00023F09"/>
    <w:rsid w:val="00025A5D"/>
    <w:rsid w:val="0003037B"/>
    <w:rsid w:val="000354DB"/>
    <w:rsid w:val="00036B64"/>
    <w:rsid w:val="00036D75"/>
    <w:rsid w:val="0004330F"/>
    <w:rsid w:val="0004729A"/>
    <w:rsid w:val="00047ACD"/>
    <w:rsid w:val="00051532"/>
    <w:rsid w:val="00051A8E"/>
    <w:rsid w:val="00052A41"/>
    <w:rsid w:val="00053D35"/>
    <w:rsid w:val="00056B42"/>
    <w:rsid w:val="00057D49"/>
    <w:rsid w:val="00070D42"/>
    <w:rsid w:val="000760C6"/>
    <w:rsid w:val="00076226"/>
    <w:rsid w:val="00081861"/>
    <w:rsid w:val="00083469"/>
    <w:rsid w:val="0008474F"/>
    <w:rsid w:val="00090AAB"/>
    <w:rsid w:val="00092D92"/>
    <w:rsid w:val="000934DD"/>
    <w:rsid w:val="00093B8E"/>
    <w:rsid w:val="00094470"/>
    <w:rsid w:val="000A2B11"/>
    <w:rsid w:val="000A5216"/>
    <w:rsid w:val="000A55DC"/>
    <w:rsid w:val="000B059A"/>
    <w:rsid w:val="000B1F04"/>
    <w:rsid w:val="000B6530"/>
    <w:rsid w:val="000B73E6"/>
    <w:rsid w:val="000C004E"/>
    <w:rsid w:val="000C37BD"/>
    <w:rsid w:val="000C3A7E"/>
    <w:rsid w:val="000C5353"/>
    <w:rsid w:val="000D13FD"/>
    <w:rsid w:val="000D3BD8"/>
    <w:rsid w:val="000D5860"/>
    <w:rsid w:val="000D6E7A"/>
    <w:rsid w:val="000E0B1D"/>
    <w:rsid w:val="000E24D1"/>
    <w:rsid w:val="000E3841"/>
    <w:rsid w:val="000E55F2"/>
    <w:rsid w:val="000F069A"/>
    <w:rsid w:val="000F3E33"/>
    <w:rsid w:val="000F4FDE"/>
    <w:rsid w:val="000F5BE2"/>
    <w:rsid w:val="001059B8"/>
    <w:rsid w:val="0010683A"/>
    <w:rsid w:val="00107D7D"/>
    <w:rsid w:val="00110037"/>
    <w:rsid w:val="001159FF"/>
    <w:rsid w:val="00116CF8"/>
    <w:rsid w:val="0012117D"/>
    <w:rsid w:val="00123F68"/>
    <w:rsid w:val="00124849"/>
    <w:rsid w:val="00124FD6"/>
    <w:rsid w:val="00127721"/>
    <w:rsid w:val="00130958"/>
    <w:rsid w:val="00132121"/>
    <w:rsid w:val="001344D8"/>
    <w:rsid w:val="0013456C"/>
    <w:rsid w:val="001378CF"/>
    <w:rsid w:val="00141419"/>
    <w:rsid w:val="00141A8C"/>
    <w:rsid w:val="00143454"/>
    <w:rsid w:val="0014447A"/>
    <w:rsid w:val="001505B8"/>
    <w:rsid w:val="00150BC2"/>
    <w:rsid w:val="00156DB2"/>
    <w:rsid w:val="0015702E"/>
    <w:rsid w:val="00160893"/>
    <w:rsid w:val="00163254"/>
    <w:rsid w:val="00165591"/>
    <w:rsid w:val="001658A9"/>
    <w:rsid w:val="00170733"/>
    <w:rsid w:val="001713D8"/>
    <w:rsid w:val="00173162"/>
    <w:rsid w:val="00176AF4"/>
    <w:rsid w:val="0018410E"/>
    <w:rsid w:val="00192B73"/>
    <w:rsid w:val="00193AA5"/>
    <w:rsid w:val="0019439E"/>
    <w:rsid w:val="001955DE"/>
    <w:rsid w:val="001A286A"/>
    <w:rsid w:val="001A3651"/>
    <w:rsid w:val="001A581B"/>
    <w:rsid w:val="001B06E7"/>
    <w:rsid w:val="001B09C0"/>
    <w:rsid w:val="001B4C52"/>
    <w:rsid w:val="001B7578"/>
    <w:rsid w:val="001C0FE8"/>
    <w:rsid w:val="001C437A"/>
    <w:rsid w:val="001D0A47"/>
    <w:rsid w:val="001D2C78"/>
    <w:rsid w:val="001D4EF1"/>
    <w:rsid w:val="001E1D71"/>
    <w:rsid w:val="001E2ADF"/>
    <w:rsid w:val="001E2FE1"/>
    <w:rsid w:val="001F497A"/>
    <w:rsid w:val="001F50D9"/>
    <w:rsid w:val="001F74F6"/>
    <w:rsid w:val="001F7DC6"/>
    <w:rsid w:val="002001A9"/>
    <w:rsid w:val="00200358"/>
    <w:rsid w:val="002043E8"/>
    <w:rsid w:val="002055F2"/>
    <w:rsid w:val="0020672A"/>
    <w:rsid w:val="00206EC1"/>
    <w:rsid w:val="0021062B"/>
    <w:rsid w:val="002131EF"/>
    <w:rsid w:val="00214C51"/>
    <w:rsid w:val="002164D2"/>
    <w:rsid w:val="00220911"/>
    <w:rsid w:val="0022458F"/>
    <w:rsid w:val="00226819"/>
    <w:rsid w:val="00226D28"/>
    <w:rsid w:val="00232077"/>
    <w:rsid w:val="00232637"/>
    <w:rsid w:val="002328AF"/>
    <w:rsid w:val="00233620"/>
    <w:rsid w:val="00233EFF"/>
    <w:rsid w:val="002375AC"/>
    <w:rsid w:val="00237C10"/>
    <w:rsid w:val="00237DDC"/>
    <w:rsid w:val="00237E0F"/>
    <w:rsid w:val="00244006"/>
    <w:rsid w:val="0024609F"/>
    <w:rsid w:val="00257467"/>
    <w:rsid w:val="00257E62"/>
    <w:rsid w:val="00260277"/>
    <w:rsid w:val="002627BC"/>
    <w:rsid w:val="00262842"/>
    <w:rsid w:val="0026413A"/>
    <w:rsid w:val="002717DD"/>
    <w:rsid w:val="00272F96"/>
    <w:rsid w:val="0027393C"/>
    <w:rsid w:val="00273E8D"/>
    <w:rsid w:val="002742E6"/>
    <w:rsid w:val="00274320"/>
    <w:rsid w:val="002754D7"/>
    <w:rsid w:val="00275CF7"/>
    <w:rsid w:val="002777FF"/>
    <w:rsid w:val="0028071B"/>
    <w:rsid w:val="0028109E"/>
    <w:rsid w:val="002857E9"/>
    <w:rsid w:val="00285E46"/>
    <w:rsid w:val="00287CC0"/>
    <w:rsid w:val="002908F8"/>
    <w:rsid w:val="002A0D1B"/>
    <w:rsid w:val="002A5108"/>
    <w:rsid w:val="002B130C"/>
    <w:rsid w:val="002B4F25"/>
    <w:rsid w:val="002B5205"/>
    <w:rsid w:val="002B7879"/>
    <w:rsid w:val="002B7FF8"/>
    <w:rsid w:val="002C1E08"/>
    <w:rsid w:val="002C2270"/>
    <w:rsid w:val="002D0731"/>
    <w:rsid w:val="002D2A50"/>
    <w:rsid w:val="002D408E"/>
    <w:rsid w:val="002D52A4"/>
    <w:rsid w:val="002E0E36"/>
    <w:rsid w:val="002E11A0"/>
    <w:rsid w:val="002E3230"/>
    <w:rsid w:val="002E3301"/>
    <w:rsid w:val="002E34C1"/>
    <w:rsid w:val="002E4424"/>
    <w:rsid w:val="002E45C0"/>
    <w:rsid w:val="002E490B"/>
    <w:rsid w:val="002F5E4D"/>
    <w:rsid w:val="0030297F"/>
    <w:rsid w:val="0030317C"/>
    <w:rsid w:val="003033B7"/>
    <w:rsid w:val="00304E6D"/>
    <w:rsid w:val="00310020"/>
    <w:rsid w:val="0031112E"/>
    <w:rsid w:val="00311F6B"/>
    <w:rsid w:val="003124D4"/>
    <w:rsid w:val="003163FE"/>
    <w:rsid w:val="00321172"/>
    <w:rsid w:val="00324D60"/>
    <w:rsid w:val="00325995"/>
    <w:rsid w:val="0032724D"/>
    <w:rsid w:val="0033030F"/>
    <w:rsid w:val="00331959"/>
    <w:rsid w:val="00332291"/>
    <w:rsid w:val="00334441"/>
    <w:rsid w:val="00336EC7"/>
    <w:rsid w:val="00343715"/>
    <w:rsid w:val="00344978"/>
    <w:rsid w:val="00346914"/>
    <w:rsid w:val="003474B6"/>
    <w:rsid w:val="00350247"/>
    <w:rsid w:val="00350A5E"/>
    <w:rsid w:val="003546DB"/>
    <w:rsid w:val="003605F8"/>
    <w:rsid w:val="00364074"/>
    <w:rsid w:val="00365A85"/>
    <w:rsid w:val="00365FF5"/>
    <w:rsid w:val="0036791E"/>
    <w:rsid w:val="00371FEC"/>
    <w:rsid w:val="003753A4"/>
    <w:rsid w:val="003757A9"/>
    <w:rsid w:val="00376128"/>
    <w:rsid w:val="00377AE5"/>
    <w:rsid w:val="00380241"/>
    <w:rsid w:val="00380AF0"/>
    <w:rsid w:val="00381238"/>
    <w:rsid w:val="00381E0F"/>
    <w:rsid w:val="00392E0D"/>
    <w:rsid w:val="003949E0"/>
    <w:rsid w:val="003978EB"/>
    <w:rsid w:val="003A09D1"/>
    <w:rsid w:val="003A5741"/>
    <w:rsid w:val="003B23C5"/>
    <w:rsid w:val="003B29AC"/>
    <w:rsid w:val="003B3A20"/>
    <w:rsid w:val="003B3D0A"/>
    <w:rsid w:val="003B452D"/>
    <w:rsid w:val="003B5799"/>
    <w:rsid w:val="003B5B44"/>
    <w:rsid w:val="003B5FBF"/>
    <w:rsid w:val="003C044A"/>
    <w:rsid w:val="003C5D44"/>
    <w:rsid w:val="003D3764"/>
    <w:rsid w:val="003D688F"/>
    <w:rsid w:val="003D7D25"/>
    <w:rsid w:val="003E6E28"/>
    <w:rsid w:val="003E75E7"/>
    <w:rsid w:val="003F590B"/>
    <w:rsid w:val="003F76AC"/>
    <w:rsid w:val="0040095C"/>
    <w:rsid w:val="00403548"/>
    <w:rsid w:val="00405FE0"/>
    <w:rsid w:val="004105A7"/>
    <w:rsid w:val="004112BD"/>
    <w:rsid w:val="004142B5"/>
    <w:rsid w:val="00420500"/>
    <w:rsid w:val="00420AE0"/>
    <w:rsid w:val="004246FF"/>
    <w:rsid w:val="00427F97"/>
    <w:rsid w:val="00430222"/>
    <w:rsid w:val="004337B2"/>
    <w:rsid w:val="00433C5F"/>
    <w:rsid w:val="00433DF4"/>
    <w:rsid w:val="0043712E"/>
    <w:rsid w:val="00440C55"/>
    <w:rsid w:val="00442CA3"/>
    <w:rsid w:val="004457F6"/>
    <w:rsid w:val="00445AED"/>
    <w:rsid w:val="00445FAE"/>
    <w:rsid w:val="00451F77"/>
    <w:rsid w:val="004548AE"/>
    <w:rsid w:val="004570A2"/>
    <w:rsid w:val="004573BB"/>
    <w:rsid w:val="004579BF"/>
    <w:rsid w:val="00460250"/>
    <w:rsid w:val="00462FDE"/>
    <w:rsid w:val="004642EA"/>
    <w:rsid w:val="004650C3"/>
    <w:rsid w:val="004662ED"/>
    <w:rsid w:val="004667CD"/>
    <w:rsid w:val="004701A7"/>
    <w:rsid w:val="004758EE"/>
    <w:rsid w:val="00476DB3"/>
    <w:rsid w:val="00476E50"/>
    <w:rsid w:val="004777EA"/>
    <w:rsid w:val="004779E3"/>
    <w:rsid w:val="00487F92"/>
    <w:rsid w:val="00491EB8"/>
    <w:rsid w:val="004956E4"/>
    <w:rsid w:val="00496F73"/>
    <w:rsid w:val="004972E8"/>
    <w:rsid w:val="004A025D"/>
    <w:rsid w:val="004A1A65"/>
    <w:rsid w:val="004A53C1"/>
    <w:rsid w:val="004B460E"/>
    <w:rsid w:val="004B4941"/>
    <w:rsid w:val="004B4985"/>
    <w:rsid w:val="004B67DD"/>
    <w:rsid w:val="004C066E"/>
    <w:rsid w:val="004C2C51"/>
    <w:rsid w:val="004C5091"/>
    <w:rsid w:val="004C548D"/>
    <w:rsid w:val="004C7C8D"/>
    <w:rsid w:val="004D59AB"/>
    <w:rsid w:val="004D680B"/>
    <w:rsid w:val="004E24B8"/>
    <w:rsid w:val="004E2957"/>
    <w:rsid w:val="004E60D2"/>
    <w:rsid w:val="004F088C"/>
    <w:rsid w:val="004F16C7"/>
    <w:rsid w:val="004F36C8"/>
    <w:rsid w:val="004F4405"/>
    <w:rsid w:val="004F6DC7"/>
    <w:rsid w:val="005042F8"/>
    <w:rsid w:val="0051050F"/>
    <w:rsid w:val="005129C1"/>
    <w:rsid w:val="0051358D"/>
    <w:rsid w:val="005143AE"/>
    <w:rsid w:val="005200FE"/>
    <w:rsid w:val="00521B50"/>
    <w:rsid w:val="00527EE6"/>
    <w:rsid w:val="00530907"/>
    <w:rsid w:val="00532737"/>
    <w:rsid w:val="005327BE"/>
    <w:rsid w:val="005343C8"/>
    <w:rsid w:val="005377B3"/>
    <w:rsid w:val="005407A8"/>
    <w:rsid w:val="00543F59"/>
    <w:rsid w:val="00544E8C"/>
    <w:rsid w:val="005476FC"/>
    <w:rsid w:val="00552AED"/>
    <w:rsid w:val="005547E0"/>
    <w:rsid w:val="00555635"/>
    <w:rsid w:val="005563CF"/>
    <w:rsid w:val="00557647"/>
    <w:rsid w:val="00560392"/>
    <w:rsid w:val="00561693"/>
    <w:rsid w:val="005616E6"/>
    <w:rsid w:val="00563D00"/>
    <w:rsid w:val="00563F37"/>
    <w:rsid w:val="00565185"/>
    <w:rsid w:val="00575759"/>
    <w:rsid w:val="005779E5"/>
    <w:rsid w:val="00580A4C"/>
    <w:rsid w:val="0058125A"/>
    <w:rsid w:val="00581431"/>
    <w:rsid w:val="00582CDD"/>
    <w:rsid w:val="0058344F"/>
    <w:rsid w:val="00583F2F"/>
    <w:rsid w:val="0058666B"/>
    <w:rsid w:val="00593B1A"/>
    <w:rsid w:val="0059438E"/>
    <w:rsid w:val="00594490"/>
    <w:rsid w:val="005979E4"/>
    <w:rsid w:val="005A111A"/>
    <w:rsid w:val="005A5985"/>
    <w:rsid w:val="005A6955"/>
    <w:rsid w:val="005A7D53"/>
    <w:rsid w:val="005B31A9"/>
    <w:rsid w:val="005B4451"/>
    <w:rsid w:val="005B647A"/>
    <w:rsid w:val="005B64D6"/>
    <w:rsid w:val="005C07D7"/>
    <w:rsid w:val="005C0ED1"/>
    <w:rsid w:val="005C1931"/>
    <w:rsid w:val="005C2413"/>
    <w:rsid w:val="005C4A64"/>
    <w:rsid w:val="005C4B1A"/>
    <w:rsid w:val="005D0879"/>
    <w:rsid w:val="005D1F91"/>
    <w:rsid w:val="005D32A2"/>
    <w:rsid w:val="005D412D"/>
    <w:rsid w:val="005E0328"/>
    <w:rsid w:val="005E3EBB"/>
    <w:rsid w:val="005E51E0"/>
    <w:rsid w:val="005E5E31"/>
    <w:rsid w:val="005E719C"/>
    <w:rsid w:val="005F45FC"/>
    <w:rsid w:val="005F4A32"/>
    <w:rsid w:val="00602C6D"/>
    <w:rsid w:val="00605835"/>
    <w:rsid w:val="00610CB7"/>
    <w:rsid w:val="00613D37"/>
    <w:rsid w:val="00615CC2"/>
    <w:rsid w:val="00616F23"/>
    <w:rsid w:val="0061742B"/>
    <w:rsid w:val="00620C2C"/>
    <w:rsid w:val="00623838"/>
    <w:rsid w:val="00623F80"/>
    <w:rsid w:val="00624D8D"/>
    <w:rsid w:val="00626BED"/>
    <w:rsid w:val="00627304"/>
    <w:rsid w:val="00631F13"/>
    <w:rsid w:val="0063556E"/>
    <w:rsid w:val="00635DC2"/>
    <w:rsid w:val="0063792F"/>
    <w:rsid w:val="00640D8B"/>
    <w:rsid w:val="00642088"/>
    <w:rsid w:val="00642C7C"/>
    <w:rsid w:val="00643992"/>
    <w:rsid w:val="006441B9"/>
    <w:rsid w:val="00645D2D"/>
    <w:rsid w:val="00646234"/>
    <w:rsid w:val="006511E5"/>
    <w:rsid w:val="006514FB"/>
    <w:rsid w:val="00655725"/>
    <w:rsid w:val="00657181"/>
    <w:rsid w:val="00657582"/>
    <w:rsid w:val="00657F83"/>
    <w:rsid w:val="006625F4"/>
    <w:rsid w:val="00662DDA"/>
    <w:rsid w:val="006632BA"/>
    <w:rsid w:val="00664A13"/>
    <w:rsid w:val="00664BB1"/>
    <w:rsid w:val="0066570F"/>
    <w:rsid w:val="00666B55"/>
    <w:rsid w:val="00672093"/>
    <w:rsid w:val="00673D1C"/>
    <w:rsid w:val="00674D84"/>
    <w:rsid w:val="00674EAD"/>
    <w:rsid w:val="00677EE6"/>
    <w:rsid w:val="00682B0F"/>
    <w:rsid w:val="00682EFB"/>
    <w:rsid w:val="006868D4"/>
    <w:rsid w:val="006878BC"/>
    <w:rsid w:val="006923B9"/>
    <w:rsid w:val="00692AD1"/>
    <w:rsid w:val="00694044"/>
    <w:rsid w:val="0069484E"/>
    <w:rsid w:val="00694E4D"/>
    <w:rsid w:val="00695CE6"/>
    <w:rsid w:val="00696E99"/>
    <w:rsid w:val="00697206"/>
    <w:rsid w:val="00697FDE"/>
    <w:rsid w:val="006A00AC"/>
    <w:rsid w:val="006A319A"/>
    <w:rsid w:val="006A36E3"/>
    <w:rsid w:val="006A4698"/>
    <w:rsid w:val="006A512C"/>
    <w:rsid w:val="006A5227"/>
    <w:rsid w:val="006A6BE4"/>
    <w:rsid w:val="006B0F33"/>
    <w:rsid w:val="006B2E5D"/>
    <w:rsid w:val="006B6FBC"/>
    <w:rsid w:val="006C00DA"/>
    <w:rsid w:val="006C6B13"/>
    <w:rsid w:val="006C7C0B"/>
    <w:rsid w:val="006C7F6A"/>
    <w:rsid w:val="006D07BF"/>
    <w:rsid w:val="006D20E4"/>
    <w:rsid w:val="006D2ED4"/>
    <w:rsid w:val="006D4445"/>
    <w:rsid w:val="006D54EE"/>
    <w:rsid w:val="006E3E70"/>
    <w:rsid w:val="006E7430"/>
    <w:rsid w:val="006E746C"/>
    <w:rsid w:val="006F1225"/>
    <w:rsid w:val="006F4C5E"/>
    <w:rsid w:val="006F5E7F"/>
    <w:rsid w:val="006F6008"/>
    <w:rsid w:val="006F61A6"/>
    <w:rsid w:val="006F73DA"/>
    <w:rsid w:val="00702FF4"/>
    <w:rsid w:val="00703480"/>
    <w:rsid w:val="007101A5"/>
    <w:rsid w:val="007106BA"/>
    <w:rsid w:val="00715728"/>
    <w:rsid w:val="00716E0D"/>
    <w:rsid w:val="0072047E"/>
    <w:rsid w:val="00722091"/>
    <w:rsid w:val="00723458"/>
    <w:rsid w:val="00724DE0"/>
    <w:rsid w:val="00726C52"/>
    <w:rsid w:val="00727A3C"/>
    <w:rsid w:val="007329CF"/>
    <w:rsid w:val="007336F8"/>
    <w:rsid w:val="007361F0"/>
    <w:rsid w:val="00737B8F"/>
    <w:rsid w:val="007508A3"/>
    <w:rsid w:val="00753181"/>
    <w:rsid w:val="00755A6F"/>
    <w:rsid w:val="0075744A"/>
    <w:rsid w:val="007669BF"/>
    <w:rsid w:val="007671F4"/>
    <w:rsid w:val="00770B66"/>
    <w:rsid w:val="00771719"/>
    <w:rsid w:val="007733CB"/>
    <w:rsid w:val="0077446E"/>
    <w:rsid w:val="007770CE"/>
    <w:rsid w:val="0078100A"/>
    <w:rsid w:val="00783393"/>
    <w:rsid w:val="00784685"/>
    <w:rsid w:val="0078509A"/>
    <w:rsid w:val="00785CC3"/>
    <w:rsid w:val="007866C0"/>
    <w:rsid w:val="00791A93"/>
    <w:rsid w:val="00791D4D"/>
    <w:rsid w:val="007921D4"/>
    <w:rsid w:val="00792410"/>
    <w:rsid w:val="00794CC5"/>
    <w:rsid w:val="00794D21"/>
    <w:rsid w:val="007965E8"/>
    <w:rsid w:val="007A016E"/>
    <w:rsid w:val="007A23D1"/>
    <w:rsid w:val="007A38C1"/>
    <w:rsid w:val="007A4BF1"/>
    <w:rsid w:val="007A72CB"/>
    <w:rsid w:val="007B02F2"/>
    <w:rsid w:val="007B4E89"/>
    <w:rsid w:val="007B6410"/>
    <w:rsid w:val="007C1668"/>
    <w:rsid w:val="007C2982"/>
    <w:rsid w:val="007C3116"/>
    <w:rsid w:val="007C4830"/>
    <w:rsid w:val="007C688A"/>
    <w:rsid w:val="007D01F0"/>
    <w:rsid w:val="007D0AF4"/>
    <w:rsid w:val="007D33C9"/>
    <w:rsid w:val="007D4CAD"/>
    <w:rsid w:val="007D5B39"/>
    <w:rsid w:val="007D65B6"/>
    <w:rsid w:val="007D6AC5"/>
    <w:rsid w:val="007E156E"/>
    <w:rsid w:val="007E17D5"/>
    <w:rsid w:val="007E2B96"/>
    <w:rsid w:val="007E3181"/>
    <w:rsid w:val="007E5F3D"/>
    <w:rsid w:val="007E6B75"/>
    <w:rsid w:val="007E7482"/>
    <w:rsid w:val="007E789B"/>
    <w:rsid w:val="007F0E83"/>
    <w:rsid w:val="007F143B"/>
    <w:rsid w:val="007F1D4E"/>
    <w:rsid w:val="007F2C7C"/>
    <w:rsid w:val="007F3891"/>
    <w:rsid w:val="007F5196"/>
    <w:rsid w:val="007F5877"/>
    <w:rsid w:val="007F5BCB"/>
    <w:rsid w:val="008004C0"/>
    <w:rsid w:val="008010B3"/>
    <w:rsid w:val="00804236"/>
    <w:rsid w:val="00807E81"/>
    <w:rsid w:val="00814625"/>
    <w:rsid w:val="0081466C"/>
    <w:rsid w:val="0082321A"/>
    <w:rsid w:val="008232C7"/>
    <w:rsid w:val="0082357C"/>
    <w:rsid w:val="00824549"/>
    <w:rsid w:val="00824C88"/>
    <w:rsid w:val="00825836"/>
    <w:rsid w:val="00826DCA"/>
    <w:rsid w:val="00826F07"/>
    <w:rsid w:val="0082791B"/>
    <w:rsid w:val="0083003B"/>
    <w:rsid w:val="00830AD5"/>
    <w:rsid w:val="008342C6"/>
    <w:rsid w:val="00840296"/>
    <w:rsid w:val="0084156B"/>
    <w:rsid w:val="00843FAF"/>
    <w:rsid w:val="00845572"/>
    <w:rsid w:val="00846F08"/>
    <w:rsid w:val="0085320C"/>
    <w:rsid w:val="00856195"/>
    <w:rsid w:val="00857308"/>
    <w:rsid w:val="0085742E"/>
    <w:rsid w:val="00862219"/>
    <w:rsid w:val="00862F41"/>
    <w:rsid w:val="00863DDF"/>
    <w:rsid w:val="00864631"/>
    <w:rsid w:val="00864877"/>
    <w:rsid w:val="0086519B"/>
    <w:rsid w:val="00866267"/>
    <w:rsid w:val="00867F9D"/>
    <w:rsid w:val="00867FC8"/>
    <w:rsid w:val="00870CD8"/>
    <w:rsid w:val="008736E1"/>
    <w:rsid w:val="0087493F"/>
    <w:rsid w:val="00874B4D"/>
    <w:rsid w:val="00877376"/>
    <w:rsid w:val="00880FD5"/>
    <w:rsid w:val="00885A72"/>
    <w:rsid w:val="008918FD"/>
    <w:rsid w:val="00892DA4"/>
    <w:rsid w:val="00896375"/>
    <w:rsid w:val="00896416"/>
    <w:rsid w:val="00897555"/>
    <w:rsid w:val="008A11BF"/>
    <w:rsid w:val="008A2860"/>
    <w:rsid w:val="008A5D6D"/>
    <w:rsid w:val="008B1934"/>
    <w:rsid w:val="008B1E48"/>
    <w:rsid w:val="008B5FFB"/>
    <w:rsid w:val="008B691D"/>
    <w:rsid w:val="008C1387"/>
    <w:rsid w:val="008D01F9"/>
    <w:rsid w:val="008D0C6C"/>
    <w:rsid w:val="008D74D2"/>
    <w:rsid w:val="008E05D1"/>
    <w:rsid w:val="008E184F"/>
    <w:rsid w:val="008E1991"/>
    <w:rsid w:val="008E27FB"/>
    <w:rsid w:val="008E59D5"/>
    <w:rsid w:val="008E6889"/>
    <w:rsid w:val="008E7165"/>
    <w:rsid w:val="008E757E"/>
    <w:rsid w:val="008F0881"/>
    <w:rsid w:val="008F3F9E"/>
    <w:rsid w:val="0090012F"/>
    <w:rsid w:val="00901F54"/>
    <w:rsid w:val="00903738"/>
    <w:rsid w:val="00912CCB"/>
    <w:rsid w:val="00916603"/>
    <w:rsid w:val="00921BA0"/>
    <w:rsid w:val="00924841"/>
    <w:rsid w:val="00925638"/>
    <w:rsid w:val="00926884"/>
    <w:rsid w:val="00930069"/>
    <w:rsid w:val="00934BD1"/>
    <w:rsid w:val="00934CE8"/>
    <w:rsid w:val="00940E1C"/>
    <w:rsid w:val="00941B1C"/>
    <w:rsid w:val="00944C8E"/>
    <w:rsid w:val="009473E6"/>
    <w:rsid w:val="00951551"/>
    <w:rsid w:val="00951D46"/>
    <w:rsid w:val="009529CA"/>
    <w:rsid w:val="00955369"/>
    <w:rsid w:val="00955D08"/>
    <w:rsid w:val="0095788D"/>
    <w:rsid w:val="0096116F"/>
    <w:rsid w:val="009656BD"/>
    <w:rsid w:val="00965916"/>
    <w:rsid w:val="00975279"/>
    <w:rsid w:val="00985193"/>
    <w:rsid w:val="00987E1C"/>
    <w:rsid w:val="00987F6A"/>
    <w:rsid w:val="0099150C"/>
    <w:rsid w:val="0099248B"/>
    <w:rsid w:val="00993D4A"/>
    <w:rsid w:val="00995D01"/>
    <w:rsid w:val="00996525"/>
    <w:rsid w:val="009977E1"/>
    <w:rsid w:val="009A4B3B"/>
    <w:rsid w:val="009A4B67"/>
    <w:rsid w:val="009B36DC"/>
    <w:rsid w:val="009B3E2A"/>
    <w:rsid w:val="009B4E85"/>
    <w:rsid w:val="009B5F13"/>
    <w:rsid w:val="009B66CB"/>
    <w:rsid w:val="009C08CA"/>
    <w:rsid w:val="009C1A27"/>
    <w:rsid w:val="009C329F"/>
    <w:rsid w:val="009D0EB0"/>
    <w:rsid w:val="009D1A96"/>
    <w:rsid w:val="009D2580"/>
    <w:rsid w:val="009D2DC4"/>
    <w:rsid w:val="009D30E7"/>
    <w:rsid w:val="009D55CF"/>
    <w:rsid w:val="009D5F2C"/>
    <w:rsid w:val="009E4070"/>
    <w:rsid w:val="009E468E"/>
    <w:rsid w:val="009E786B"/>
    <w:rsid w:val="009F2200"/>
    <w:rsid w:val="009F2B8E"/>
    <w:rsid w:val="009F2E19"/>
    <w:rsid w:val="009F3197"/>
    <w:rsid w:val="009F591C"/>
    <w:rsid w:val="009F6CE2"/>
    <w:rsid w:val="00A01B55"/>
    <w:rsid w:val="00A04D56"/>
    <w:rsid w:val="00A11CC1"/>
    <w:rsid w:val="00A12DDE"/>
    <w:rsid w:val="00A17EEE"/>
    <w:rsid w:val="00A207EB"/>
    <w:rsid w:val="00A20842"/>
    <w:rsid w:val="00A21EF1"/>
    <w:rsid w:val="00A22B5D"/>
    <w:rsid w:val="00A250A4"/>
    <w:rsid w:val="00A2652C"/>
    <w:rsid w:val="00A30129"/>
    <w:rsid w:val="00A302F6"/>
    <w:rsid w:val="00A31817"/>
    <w:rsid w:val="00A32DA7"/>
    <w:rsid w:val="00A3387F"/>
    <w:rsid w:val="00A3444A"/>
    <w:rsid w:val="00A37F1D"/>
    <w:rsid w:val="00A412E4"/>
    <w:rsid w:val="00A414D5"/>
    <w:rsid w:val="00A42780"/>
    <w:rsid w:val="00A42EE1"/>
    <w:rsid w:val="00A43B0D"/>
    <w:rsid w:val="00A51AC0"/>
    <w:rsid w:val="00A53B93"/>
    <w:rsid w:val="00A54939"/>
    <w:rsid w:val="00A60802"/>
    <w:rsid w:val="00A622A8"/>
    <w:rsid w:val="00A62B95"/>
    <w:rsid w:val="00A65D57"/>
    <w:rsid w:val="00A66DD9"/>
    <w:rsid w:val="00A678DF"/>
    <w:rsid w:val="00A70728"/>
    <w:rsid w:val="00A713A9"/>
    <w:rsid w:val="00A71F3D"/>
    <w:rsid w:val="00A725C7"/>
    <w:rsid w:val="00A75BBD"/>
    <w:rsid w:val="00A7701C"/>
    <w:rsid w:val="00A778A5"/>
    <w:rsid w:val="00A82CD1"/>
    <w:rsid w:val="00A838D8"/>
    <w:rsid w:val="00A852E6"/>
    <w:rsid w:val="00A961DF"/>
    <w:rsid w:val="00AA1B5F"/>
    <w:rsid w:val="00AA22C4"/>
    <w:rsid w:val="00AA3762"/>
    <w:rsid w:val="00AA3CF6"/>
    <w:rsid w:val="00AA4648"/>
    <w:rsid w:val="00AA7E42"/>
    <w:rsid w:val="00AB20D0"/>
    <w:rsid w:val="00AB78E7"/>
    <w:rsid w:val="00AC279C"/>
    <w:rsid w:val="00AC3CA9"/>
    <w:rsid w:val="00AD05E6"/>
    <w:rsid w:val="00AD0631"/>
    <w:rsid w:val="00AD103C"/>
    <w:rsid w:val="00AD1A51"/>
    <w:rsid w:val="00AD1A7C"/>
    <w:rsid w:val="00AD45E4"/>
    <w:rsid w:val="00AD5998"/>
    <w:rsid w:val="00AD7739"/>
    <w:rsid w:val="00AE2A7B"/>
    <w:rsid w:val="00AE47EC"/>
    <w:rsid w:val="00AE6C65"/>
    <w:rsid w:val="00AE7684"/>
    <w:rsid w:val="00AF3E9E"/>
    <w:rsid w:val="00B01822"/>
    <w:rsid w:val="00B02B5C"/>
    <w:rsid w:val="00B0323F"/>
    <w:rsid w:val="00B0373A"/>
    <w:rsid w:val="00B049AD"/>
    <w:rsid w:val="00B05DBC"/>
    <w:rsid w:val="00B0672F"/>
    <w:rsid w:val="00B06C9F"/>
    <w:rsid w:val="00B115D6"/>
    <w:rsid w:val="00B15263"/>
    <w:rsid w:val="00B21D1C"/>
    <w:rsid w:val="00B23B0F"/>
    <w:rsid w:val="00B24DA1"/>
    <w:rsid w:val="00B267A3"/>
    <w:rsid w:val="00B26E65"/>
    <w:rsid w:val="00B27E55"/>
    <w:rsid w:val="00B36733"/>
    <w:rsid w:val="00B372FC"/>
    <w:rsid w:val="00B407F7"/>
    <w:rsid w:val="00B41827"/>
    <w:rsid w:val="00B42090"/>
    <w:rsid w:val="00B423CD"/>
    <w:rsid w:val="00B42465"/>
    <w:rsid w:val="00B42AAB"/>
    <w:rsid w:val="00B449CC"/>
    <w:rsid w:val="00B46100"/>
    <w:rsid w:val="00B461C5"/>
    <w:rsid w:val="00B47158"/>
    <w:rsid w:val="00B512FE"/>
    <w:rsid w:val="00B51901"/>
    <w:rsid w:val="00B53F87"/>
    <w:rsid w:val="00B57090"/>
    <w:rsid w:val="00B6169D"/>
    <w:rsid w:val="00B709EE"/>
    <w:rsid w:val="00B709F7"/>
    <w:rsid w:val="00B73DDB"/>
    <w:rsid w:val="00B75EDD"/>
    <w:rsid w:val="00B77031"/>
    <w:rsid w:val="00B80DEC"/>
    <w:rsid w:val="00B81D91"/>
    <w:rsid w:val="00B8614A"/>
    <w:rsid w:val="00B9206F"/>
    <w:rsid w:val="00B9340A"/>
    <w:rsid w:val="00B96481"/>
    <w:rsid w:val="00B96943"/>
    <w:rsid w:val="00B971E1"/>
    <w:rsid w:val="00BA0DC9"/>
    <w:rsid w:val="00BA1652"/>
    <w:rsid w:val="00BA4729"/>
    <w:rsid w:val="00BB083D"/>
    <w:rsid w:val="00BB0A4B"/>
    <w:rsid w:val="00BB2DD9"/>
    <w:rsid w:val="00BB3D9E"/>
    <w:rsid w:val="00BB3E2F"/>
    <w:rsid w:val="00BB7440"/>
    <w:rsid w:val="00BB7B96"/>
    <w:rsid w:val="00BC5454"/>
    <w:rsid w:val="00BC7706"/>
    <w:rsid w:val="00BC77EA"/>
    <w:rsid w:val="00BD57AF"/>
    <w:rsid w:val="00BD6EDC"/>
    <w:rsid w:val="00BD71C8"/>
    <w:rsid w:val="00BE2ABF"/>
    <w:rsid w:val="00BE4D99"/>
    <w:rsid w:val="00BE58FE"/>
    <w:rsid w:val="00BE5EF7"/>
    <w:rsid w:val="00BE6CA4"/>
    <w:rsid w:val="00BF0EFE"/>
    <w:rsid w:val="00BF26D0"/>
    <w:rsid w:val="00BF2C1F"/>
    <w:rsid w:val="00C037A6"/>
    <w:rsid w:val="00C045FF"/>
    <w:rsid w:val="00C070D1"/>
    <w:rsid w:val="00C111FE"/>
    <w:rsid w:val="00C1132B"/>
    <w:rsid w:val="00C14067"/>
    <w:rsid w:val="00C14C07"/>
    <w:rsid w:val="00C15684"/>
    <w:rsid w:val="00C17A91"/>
    <w:rsid w:val="00C2772D"/>
    <w:rsid w:val="00C3516E"/>
    <w:rsid w:val="00C367DC"/>
    <w:rsid w:val="00C36AEB"/>
    <w:rsid w:val="00C37DD6"/>
    <w:rsid w:val="00C4040E"/>
    <w:rsid w:val="00C44364"/>
    <w:rsid w:val="00C463CD"/>
    <w:rsid w:val="00C50ADC"/>
    <w:rsid w:val="00C57E61"/>
    <w:rsid w:val="00C613D4"/>
    <w:rsid w:val="00C617BD"/>
    <w:rsid w:val="00C61E89"/>
    <w:rsid w:val="00C62D0D"/>
    <w:rsid w:val="00C64EEB"/>
    <w:rsid w:val="00C716E6"/>
    <w:rsid w:val="00C73CE9"/>
    <w:rsid w:val="00C7620B"/>
    <w:rsid w:val="00C85DC8"/>
    <w:rsid w:val="00C85F56"/>
    <w:rsid w:val="00C96A70"/>
    <w:rsid w:val="00C9794F"/>
    <w:rsid w:val="00CA1A81"/>
    <w:rsid w:val="00CA4BB1"/>
    <w:rsid w:val="00CA64AE"/>
    <w:rsid w:val="00CA66CE"/>
    <w:rsid w:val="00CA68F3"/>
    <w:rsid w:val="00CB0753"/>
    <w:rsid w:val="00CB4091"/>
    <w:rsid w:val="00CB5BDF"/>
    <w:rsid w:val="00CB652F"/>
    <w:rsid w:val="00CC0BFA"/>
    <w:rsid w:val="00CC2875"/>
    <w:rsid w:val="00CC45DC"/>
    <w:rsid w:val="00CC469F"/>
    <w:rsid w:val="00CC55E3"/>
    <w:rsid w:val="00CC7F1D"/>
    <w:rsid w:val="00CD0BDD"/>
    <w:rsid w:val="00CD1718"/>
    <w:rsid w:val="00CD2295"/>
    <w:rsid w:val="00CD2BF4"/>
    <w:rsid w:val="00CD47EF"/>
    <w:rsid w:val="00CE25F8"/>
    <w:rsid w:val="00CE64B4"/>
    <w:rsid w:val="00CE7F57"/>
    <w:rsid w:val="00CF001C"/>
    <w:rsid w:val="00CF115A"/>
    <w:rsid w:val="00CF4ED5"/>
    <w:rsid w:val="00CF5FEA"/>
    <w:rsid w:val="00CF70B6"/>
    <w:rsid w:val="00D031B4"/>
    <w:rsid w:val="00D03E65"/>
    <w:rsid w:val="00D1393C"/>
    <w:rsid w:val="00D14D08"/>
    <w:rsid w:val="00D151CE"/>
    <w:rsid w:val="00D15A94"/>
    <w:rsid w:val="00D1602B"/>
    <w:rsid w:val="00D16FE8"/>
    <w:rsid w:val="00D238EE"/>
    <w:rsid w:val="00D25242"/>
    <w:rsid w:val="00D3291E"/>
    <w:rsid w:val="00D33BA2"/>
    <w:rsid w:val="00D34945"/>
    <w:rsid w:val="00D36350"/>
    <w:rsid w:val="00D41B48"/>
    <w:rsid w:val="00D422D9"/>
    <w:rsid w:val="00D50AD4"/>
    <w:rsid w:val="00D50C30"/>
    <w:rsid w:val="00D5374C"/>
    <w:rsid w:val="00D5515C"/>
    <w:rsid w:val="00D639C3"/>
    <w:rsid w:val="00D66837"/>
    <w:rsid w:val="00D675A0"/>
    <w:rsid w:val="00D70F64"/>
    <w:rsid w:val="00D744C4"/>
    <w:rsid w:val="00D82EDD"/>
    <w:rsid w:val="00D85A7C"/>
    <w:rsid w:val="00D864CA"/>
    <w:rsid w:val="00D9082D"/>
    <w:rsid w:val="00D92B90"/>
    <w:rsid w:val="00D96BD5"/>
    <w:rsid w:val="00DA08CF"/>
    <w:rsid w:val="00DA1228"/>
    <w:rsid w:val="00DA3412"/>
    <w:rsid w:val="00DA4722"/>
    <w:rsid w:val="00DA6246"/>
    <w:rsid w:val="00DB039A"/>
    <w:rsid w:val="00DB1260"/>
    <w:rsid w:val="00DB2612"/>
    <w:rsid w:val="00DB2AB6"/>
    <w:rsid w:val="00DB6C2E"/>
    <w:rsid w:val="00DB7DB2"/>
    <w:rsid w:val="00DC08E8"/>
    <w:rsid w:val="00DC15E8"/>
    <w:rsid w:val="00DC171A"/>
    <w:rsid w:val="00DC189C"/>
    <w:rsid w:val="00DC20CC"/>
    <w:rsid w:val="00DC2DF7"/>
    <w:rsid w:val="00DD1CCA"/>
    <w:rsid w:val="00DD3055"/>
    <w:rsid w:val="00DE00FC"/>
    <w:rsid w:val="00DE01B0"/>
    <w:rsid w:val="00DE1058"/>
    <w:rsid w:val="00DE26A9"/>
    <w:rsid w:val="00DE5B8A"/>
    <w:rsid w:val="00DE6E5D"/>
    <w:rsid w:val="00DF08EE"/>
    <w:rsid w:val="00DF1496"/>
    <w:rsid w:val="00E02AF6"/>
    <w:rsid w:val="00E035EE"/>
    <w:rsid w:val="00E0361D"/>
    <w:rsid w:val="00E05621"/>
    <w:rsid w:val="00E05732"/>
    <w:rsid w:val="00E06A13"/>
    <w:rsid w:val="00E06A1D"/>
    <w:rsid w:val="00E06DC5"/>
    <w:rsid w:val="00E07D05"/>
    <w:rsid w:val="00E12033"/>
    <w:rsid w:val="00E1642F"/>
    <w:rsid w:val="00E21394"/>
    <w:rsid w:val="00E26385"/>
    <w:rsid w:val="00E31EF1"/>
    <w:rsid w:val="00E32135"/>
    <w:rsid w:val="00E32CCC"/>
    <w:rsid w:val="00E32DAB"/>
    <w:rsid w:val="00E361A4"/>
    <w:rsid w:val="00E37216"/>
    <w:rsid w:val="00E47DA8"/>
    <w:rsid w:val="00E50C3B"/>
    <w:rsid w:val="00E5203E"/>
    <w:rsid w:val="00E536D8"/>
    <w:rsid w:val="00E6067E"/>
    <w:rsid w:val="00E60D59"/>
    <w:rsid w:val="00E61252"/>
    <w:rsid w:val="00E62604"/>
    <w:rsid w:val="00E671F9"/>
    <w:rsid w:val="00E67A33"/>
    <w:rsid w:val="00E710CD"/>
    <w:rsid w:val="00E71719"/>
    <w:rsid w:val="00E7594D"/>
    <w:rsid w:val="00E75C80"/>
    <w:rsid w:val="00E7661A"/>
    <w:rsid w:val="00E77774"/>
    <w:rsid w:val="00E833EF"/>
    <w:rsid w:val="00E83B82"/>
    <w:rsid w:val="00E840F7"/>
    <w:rsid w:val="00E84620"/>
    <w:rsid w:val="00E858FB"/>
    <w:rsid w:val="00E91C93"/>
    <w:rsid w:val="00E9317A"/>
    <w:rsid w:val="00E937D1"/>
    <w:rsid w:val="00E97482"/>
    <w:rsid w:val="00EA4636"/>
    <w:rsid w:val="00EA7855"/>
    <w:rsid w:val="00EA7D21"/>
    <w:rsid w:val="00EB3131"/>
    <w:rsid w:val="00EB5821"/>
    <w:rsid w:val="00EC16B4"/>
    <w:rsid w:val="00EC5273"/>
    <w:rsid w:val="00EC5C04"/>
    <w:rsid w:val="00EE0FB2"/>
    <w:rsid w:val="00EE1469"/>
    <w:rsid w:val="00EE2956"/>
    <w:rsid w:val="00EE3187"/>
    <w:rsid w:val="00EE7002"/>
    <w:rsid w:val="00EF0006"/>
    <w:rsid w:val="00EF27F0"/>
    <w:rsid w:val="00EF2838"/>
    <w:rsid w:val="00EF4432"/>
    <w:rsid w:val="00EF4CB3"/>
    <w:rsid w:val="00EF4F7D"/>
    <w:rsid w:val="00F0081F"/>
    <w:rsid w:val="00F008B3"/>
    <w:rsid w:val="00F00E8C"/>
    <w:rsid w:val="00F00F76"/>
    <w:rsid w:val="00F02302"/>
    <w:rsid w:val="00F0496B"/>
    <w:rsid w:val="00F055F1"/>
    <w:rsid w:val="00F05F97"/>
    <w:rsid w:val="00F07717"/>
    <w:rsid w:val="00F10338"/>
    <w:rsid w:val="00F129F2"/>
    <w:rsid w:val="00F13A7E"/>
    <w:rsid w:val="00F14BFA"/>
    <w:rsid w:val="00F16E90"/>
    <w:rsid w:val="00F206FE"/>
    <w:rsid w:val="00F21B07"/>
    <w:rsid w:val="00F2540B"/>
    <w:rsid w:val="00F34109"/>
    <w:rsid w:val="00F3541C"/>
    <w:rsid w:val="00F40D6A"/>
    <w:rsid w:val="00F42A31"/>
    <w:rsid w:val="00F45117"/>
    <w:rsid w:val="00F54764"/>
    <w:rsid w:val="00F5584C"/>
    <w:rsid w:val="00F57973"/>
    <w:rsid w:val="00F57AFD"/>
    <w:rsid w:val="00F615C1"/>
    <w:rsid w:val="00F6262F"/>
    <w:rsid w:val="00F64A94"/>
    <w:rsid w:val="00F64FD4"/>
    <w:rsid w:val="00F6515A"/>
    <w:rsid w:val="00F659D5"/>
    <w:rsid w:val="00F735E6"/>
    <w:rsid w:val="00F7545E"/>
    <w:rsid w:val="00F80EA5"/>
    <w:rsid w:val="00F83061"/>
    <w:rsid w:val="00F83F48"/>
    <w:rsid w:val="00F8553A"/>
    <w:rsid w:val="00F90077"/>
    <w:rsid w:val="00F91C56"/>
    <w:rsid w:val="00F92A8B"/>
    <w:rsid w:val="00F933EA"/>
    <w:rsid w:val="00F94FB7"/>
    <w:rsid w:val="00F96641"/>
    <w:rsid w:val="00FA3131"/>
    <w:rsid w:val="00FA462D"/>
    <w:rsid w:val="00FA4941"/>
    <w:rsid w:val="00FA69F3"/>
    <w:rsid w:val="00FB108A"/>
    <w:rsid w:val="00FB1CA7"/>
    <w:rsid w:val="00FB28EF"/>
    <w:rsid w:val="00FB2D1E"/>
    <w:rsid w:val="00FB3A0B"/>
    <w:rsid w:val="00FB41AA"/>
    <w:rsid w:val="00FB4848"/>
    <w:rsid w:val="00FC1AC8"/>
    <w:rsid w:val="00FC6781"/>
    <w:rsid w:val="00FC6AEE"/>
    <w:rsid w:val="00FD00EF"/>
    <w:rsid w:val="00FD0F13"/>
    <w:rsid w:val="00FD2184"/>
    <w:rsid w:val="00FD2245"/>
    <w:rsid w:val="00FD418A"/>
    <w:rsid w:val="00FD5CD9"/>
    <w:rsid w:val="00FD72B2"/>
    <w:rsid w:val="00FE2AAB"/>
    <w:rsid w:val="00FE3122"/>
    <w:rsid w:val="00FE41F1"/>
    <w:rsid w:val="00FE4B08"/>
    <w:rsid w:val="00FE685E"/>
    <w:rsid w:val="00FF2ADC"/>
    <w:rsid w:val="00FF3C4D"/>
    <w:rsid w:val="00FF4552"/>
    <w:rsid w:val="00FF600E"/>
    <w:rsid w:val="00FF6F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D334FCC"/>
  <w15:chartTrackingRefBased/>
  <w15:docId w15:val="{0202AB00-AB80-4A8C-B521-1EE89D75C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81238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tulo1">
    <w:name w:val="heading 1"/>
    <w:basedOn w:val="Normal"/>
    <w:next w:val="Normal"/>
    <w:link w:val="Ttulo1Char"/>
    <w:uiPriority w:val="9"/>
    <w:qFormat/>
    <w:rsid w:val="0032117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1059B8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1059B8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68F3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32117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E74B5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qFormat/>
    <w:rsid w:val="0031112E"/>
    <w:pPr>
      <w:keepNext/>
      <w:keepLines/>
      <w:spacing w:before="200" w:line="276" w:lineRule="auto"/>
      <w:outlineLvl w:val="5"/>
    </w:pPr>
    <w:rPr>
      <w:rFonts w:ascii="Cambria" w:hAnsi="Cambria"/>
      <w:i/>
      <w:iCs/>
      <w:color w:val="243F60"/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232077"/>
    <w:pPr>
      <w:tabs>
        <w:tab w:val="center" w:pos="4252"/>
        <w:tab w:val="right" w:pos="8504"/>
      </w:tabs>
    </w:pPr>
    <w:rPr>
      <w:lang w:val="x-none" w:eastAsia="x-none"/>
    </w:rPr>
  </w:style>
  <w:style w:type="character" w:customStyle="1" w:styleId="CabealhoChar">
    <w:name w:val="Cabeçalho Char"/>
    <w:basedOn w:val="Fontepargpadro"/>
    <w:link w:val="Cabealho"/>
    <w:uiPriority w:val="99"/>
    <w:rsid w:val="00232077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paragraph" w:styleId="Rodap">
    <w:name w:val="footer"/>
    <w:basedOn w:val="Normal"/>
    <w:link w:val="RodapChar"/>
    <w:unhideWhenUsed/>
    <w:rsid w:val="001B4C52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rsid w:val="001B4C52"/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customStyle="1" w:styleId="gmail-msoheader">
    <w:name w:val="gmail-msoheader"/>
    <w:basedOn w:val="Normal"/>
    <w:rsid w:val="004C2C51"/>
    <w:pPr>
      <w:spacing w:before="100" w:beforeAutospacing="1" w:after="100" w:afterAutospacing="1"/>
    </w:pPr>
    <w:rPr>
      <w:rFonts w:eastAsiaTheme="minorHAnsi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0D3BD8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0D3BD8"/>
    <w:rPr>
      <w:rFonts w:ascii="Segoe UI" w:eastAsia="Times New Roman" w:hAnsi="Segoe UI" w:cs="Segoe UI"/>
      <w:sz w:val="18"/>
      <w:szCs w:val="18"/>
      <w:lang w:eastAsia="pt-BR"/>
    </w:rPr>
  </w:style>
  <w:style w:type="character" w:styleId="Hyperlink">
    <w:name w:val="Hyperlink"/>
    <w:basedOn w:val="Fontepargpadro"/>
    <w:uiPriority w:val="99"/>
    <w:unhideWhenUsed/>
    <w:rsid w:val="005C0ED1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78100A"/>
    <w:pPr>
      <w:ind w:left="720"/>
      <w:contextualSpacing/>
    </w:pPr>
  </w:style>
  <w:style w:type="character" w:styleId="HiperlinkVisitado">
    <w:name w:val="FollowedHyperlink"/>
    <w:basedOn w:val="Fontepargpadro"/>
    <w:uiPriority w:val="99"/>
    <w:semiHidden/>
    <w:unhideWhenUsed/>
    <w:rsid w:val="00051532"/>
    <w:rPr>
      <w:color w:val="954F72" w:themeColor="followedHyperlink"/>
      <w:u w:val="single"/>
    </w:rPr>
  </w:style>
  <w:style w:type="character" w:customStyle="1" w:styleId="Ttulo6Char">
    <w:name w:val="Título 6 Char"/>
    <w:basedOn w:val="Fontepargpadro"/>
    <w:link w:val="Ttulo6"/>
    <w:uiPriority w:val="9"/>
    <w:rsid w:val="0031112E"/>
    <w:rPr>
      <w:rFonts w:ascii="Cambria" w:eastAsia="Times New Roman" w:hAnsi="Cambria" w:cs="Times New Roman"/>
      <w:i/>
      <w:iCs/>
      <w:color w:val="243F60"/>
    </w:rPr>
  </w:style>
  <w:style w:type="paragraph" w:styleId="Corpodetexto">
    <w:name w:val="Body Text"/>
    <w:basedOn w:val="Normal"/>
    <w:link w:val="CorpodetextoChar"/>
    <w:semiHidden/>
    <w:rsid w:val="00F13A7E"/>
    <w:pPr>
      <w:jc w:val="both"/>
    </w:pPr>
    <w:rPr>
      <w:sz w:val="20"/>
      <w:szCs w:val="20"/>
      <w:lang w:eastAsia="en-US"/>
    </w:rPr>
  </w:style>
  <w:style w:type="character" w:customStyle="1" w:styleId="CorpodetextoChar">
    <w:name w:val="Corpo de texto Char"/>
    <w:basedOn w:val="Fontepargpadro"/>
    <w:link w:val="Corpodetexto"/>
    <w:semiHidden/>
    <w:rsid w:val="00F13A7E"/>
    <w:rPr>
      <w:rFonts w:ascii="Times New Roman" w:eastAsia="Times New Roman" w:hAnsi="Times New Roman" w:cs="Times New Roman"/>
      <w:sz w:val="20"/>
      <w:szCs w:val="20"/>
    </w:rPr>
  </w:style>
  <w:style w:type="table" w:styleId="Tabelacomgrade">
    <w:name w:val="Table Grid"/>
    <w:basedOn w:val="Tabelanormal"/>
    <w:uiPriority w:val="39"/>
    <w:rsid w:val="0070348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Reviso">
    <w:name w:val="Revision"/>
    <w:hidden/>
    <w:uiPriority w:val="99"/>
    <w:semiHidden/>
    <w:rsid w:val="00F7545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Refdecomentrio">
    <w:name w:val="annotation reference"/>
    <w:basedOn w:val="Fontepargpadro"/>
    <w:uiPriority w:val="99"/>
    <w:semiHidden/>
    <w:unhideWhenUsed/>
    <w:rsid w:val="003F76AC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unhideWhenUsed/>
    <w:rsid w:val="003F76AC"/>
    <w:rPr>
      <w:sz w:val="20"/>
      <w:szCs w:val="20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3F76AC"/>
    <w:rPr>
      <w:rFonts w:ascii="Times New Roman" w:eastAsia="Times New Roman" w:hAnsi="Times New Roman" w:cs="Times New Roman"/>
      <w:sz w:val="20"/>
      <w:szCs w:val="20"/>
      <w:lang w:eastAsia="pt-BR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3F76AC"/>
    <w:rPr>
      <w:b/>
      <w:bCs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3F76AC"/>
    <w:rPr>
      <w:rFonts w:ascii="Times New Roman" w:eastAsia="Times New Roman" w:hAnsi="Times New Roman" w:cs="Times New Roman"/>
      <w:b/>
      <w:bCs/>
      <w:sz w:val="20"/>
      <w:szCs w:val="20"/>
      <w:lang w:eastAsia="pt-BR"/>
    </w:rPr>
  </w:style>
  <w:style w:type="character" w:customStyle="1" w:styleId="Ttulo1Char">
    <w:name w:val="Título 1 Char"/>
    <w:basedOn w:val="Fontepargpadro"/>
    <w:link w:val="Ttulo1"/>
    <w:uiPriority w:val="9"/>
    <w:rsid w:val="00321172"/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pt-BR"/>
    </w:rPr>
  </w:style>
  <w:style w:type="character" w:customStyle="1" w:styleId="Ttulo5Char">
    <w:name w:val="Título 5 Char"/>
    <w:basedOn w:val="Fontepargpadro"/>
    <w:link w:val="Ttulo5"/>
    <w:uiPriority w:val="9"/>
    <w:rsid w:val="00321172"/>
    <w:rPr>
      <w:rFonts w:asciiTheme="majorHAnsi" w:eastAsiaTheme="majorEastAsia" w:hAnsiTheme="majorHAnsi" w:cstheme="majorBidi"/>
      <w:color w:val="2E74B5" w:themeColor="accent1" w:themeShade="BF"/>
      <w:sz w:val="24"/>
      <w:szCs w:val="24"/>
      <w:lang w:eastAsia="pt-BR"/>
    </w:rPr>
  </w:style>
  <w:style w:type="paragraph" w:styleId="Sumrio1">
    <w:name w:val="toc 1"/>
    <w:basedOn w:val="Normal"/>
    <w:next w:val="Normal"/>
    <w:autoRedefine/>
    <w:uiPriority w:val="39"/>
    <w:semiHidden/>
    <w:unhideWhenUsed/>
    <w:rsid w:val="002B130C"/>
    <w:pPr>
      <w:tabs>
        <w:tab w:val="left" w:pos="567"/>
        <w:tab w:val="left" w:pos="660"/>
        <w:tab w:val="right" w:leader="dot" w:pos="9356"/>
      </w:tabs>
      <w:spacing w:after="100" w:line="276" w:lineRule="auto"/>
      <w:ind w:left="142" w:right="390"/>
    </w:pPr>
    <w:rPr>
      <w:rFonts w:ascii="Calibri" w:eastAsia="Calibri" w:hAnsi="Calibri"/>
      <w:sz w:val="22"/>
      <w:szCs w:val="22"/>
      <w:lang w:eastAsia="en-US"/>
    </w:rPr>
  </w:style>
  <w:style w:type="paragraph" w:styleId="CabealhodoSumrio">
    <w:name w:val="TOC Heading"/>
    <w:basedOn w:val="Ttulo1"/>
    <w:next w:val="Normal"/>
    <w:uiPriority w:val="39"/>
    <w:unhideWhenUsed/>
    <w:qFormat/>
    <w:rsid w:val="002B130C"/>
    <w:pPr>
      <w:spacing w:line="256" w:lineRule="auto"/>
      <w:outlineLvl w:val="9"/>
    </w:pPr>
    <w:rPr>
      <w:rFonts w:ascii="Cambria" w:eastAsia="Times New Roman" w:hAnsi="Cambria" w:cs="Times New Roman"/>
      <w:color w:val="365F91"/>
    </w:rPr>
  </w:style>
  <w:style w:type="paragraph" w:styleId="Sumrio3">
    <w:name w:val="toc 3"/>
    <w:basedOn w:val="Normal"/>
    <w:next w:val="Normal"/>
    <w:autoRedefine/>
    <w:uiPriority w:val="39"/>
    <w:unhideWhenUsed/>
    <w:rsid w:val="002B130C"/>
    <w:pPr>
      <w:spacing w:after="100"/>
      <w:ind w:left="480"/>
    </w:pPr>
  </w:style>
  <w:style w:type="character" w:customStyle="1" w:styleId="markedcontent">
    <w:name w:val="markedcontent"/>
    <w:basedOn w:val="Fontepargpadro"/>
    <w:rsid w:val="00260277"/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274320"/>
    <w:pPr>
      <w:spacing w:after="120"/>
      <w:ind w:left="283"/>
    </w:pPr>
    <w:rPr>
      <w:sz w:val="16"/>
      <w:szCs w:val="16"/>
    </w:rPr>
  </w:style>
  <w:style w:type="character" w:customStyle="1" w:styleId="Recuodecorpodetexto3Char">
    <w:name w:val="Recuo de corpo de texto 3 Char"/>
    <w:basedOn w:val="Fontepargpadro"/>
    <w:link w:val="Recuodecorpodetexto3"/>
    <w:uiPriority w:val="99"/>
    <w:semiHidden/>
    <w:rsid w:val="00274320"/>
    <w:rPr>
      <w:rFonts w:ascii="Times New Roman" w:eastAsia="Times New Roman" w:hAnsi="Times New Roman" w:cs="Times New Roman"/>
      <w:sz w:val="16"/>
      <w:szCs w:val="16"/>
      <w:lang w:eastAsia="pt-BR"/>
    </w:rPr>
  </w:style>
  <w:style w:type="paragraph" w:customStyle="1" w:styleId="BodyText21">
    <w:name w:val="Body Text 21"/>
    <w:basedOn w:val="Normal"/>
    <w:rsid w:val="00274320"/>
    <w:pPr>
      <w:spacing w:line="360" w:lineRule="auto"/>
      <w:jc w:val="both"/>
    </w:pPr>
    <w:rPr>
      <w:rFonts w:ascii="Arial" w:hAnsi="Arial"/>
      <w:snapToGrid w:val="0"/>
      <w:szCs w:val="20"/>
    </w:rPr>
  </w:style>
  <w:style w:type="table" w:customStyle="1" w:styleId="Tabelacomgrade1">
    <w:name w:val="Tabela com grade1"/>
    <w:basedOn w:val="Tabelanormal"/>
    <w:next w:val="Tabelacomgrade"/>
    <w:uiPriority w:val="39"/>
    <w:rsid w:val="00791D4D"/>
    <w:pPr>
      <w:spacing w:after="0" w:line="240" w:lineRule="auto"/>
    </w:pPr>
    <w:rPr>
      <w:rFonts w:ascii="Calibri" w:eastAsia="Calibri" w:hAnsi="Calibri" w:cs="Times New Roman"/>
      <w:sz w:val="20"/>
      <w:szCs w:val="20"/>
      <w:lang w:eastAsia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adeGrade1Clara">
    <w:name w:val="Grid Table 1 Light"/>
    <w:basedOn w:val="Tabelanormal"/>
    <w:uiPriority w:val="46"/>
    <w:rsid w:val="00DE01B0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SimplesTabela1">
    <w:name w:val="Plain Table 1"/>
    <w:basedOn w:val="Tabelanormal"/>
    <w:uiPriority w:val="41"/>
    <w:rsid w:val="003978EB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MenoPendente">
    <w:name w:val="Unresolved Mention"/>
    <w:basedOn w:val="Fontepargpadro"/>
    <w:uiPriority w:val="99"/>
    <w:semiHidden/>
    <w:unhideWhenUsed/>
    <w:rsid w:val="00857308"/>
    <w:rPr>
      <w:color w:val="605E5C"/>
      <w:shd w:val="clear" w:color="auto" w:fill="E1DFDD"/>
    </w:rPr>
  </w:style>
  <w:style w:type="character" w:customStyle="1" w:styleId="Ttulo2Char">
    <w:name w:val="Título 2 Char"/>
    <w:basedOn w:val="Fontepargpadro"/>
    <w:link w:val="Ttulo2"/>
    <w:uiPriority w:val="9"/>
    <w:semiHidden/>
    <w:rsid w:val="001059B8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eastAsia="pt-BR"/>
    </w:rPr>
  </w:style>
  <w:style w:type="character" w:customStyle="1" w:styleId="Ttulo3Char">
    <w:name w:val="Título 3 Char"/>
    <w:basedOn w:val="Fontepargpadro"/>
    <w:link w:val="Ttulo3"/>
    <w:uiPriority w:val="9"/>
    <w:semiHidden/>
    <w:rsid w:val="001059B8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eastAsia="pt-BR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68F3"/>
    <w:rPr>
      <w:rFonts w:asciiTheme="majorHAnsi" w:eastAsiaTheme="majorEastAsia" w:hAnsiTheme="majorHAnsi" w:cstheme="majorBidi"/>
      <w:i/>
      <w:iCs/>
      <w:color w:val="2E74B5" w:themeColor="accent1" w:themeShade="BF"/>
      <w:sz w:val="24"/>
      <w:szCs w:val="24"/>
      <w:lang w:eastAsia="pt-BR"/>
    </w:rPr>
  </w:style>
  <w:style w:type="table" w:styleId="SimplesTabela2">
    <w:name w:val="Plain Table 2"/>
    <w:basedOn w:val="Tabelanormal"/>
    <w:uiPriority w:val="42"/>
    <w:rsid w:val="001C0FE8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character" w:styleId="Forte">
    <w:name w:val="Strong"/>
    <w:basedOn w:val="Fontepargpadro"/>
    <w:uiPriority w:val="22"/>
    <w:qFormat/>
    <w:rsid w:val="00DA1228"/>
    <w:rPr>
      <w:b/>
      <w:bCs/>
    </w:rPr>
  </w:style>
  <w:style w:type="table" w:styleId="TabeladeGradeClara">
    <w:name w:val="Grid Table Light"/>
    <w:basedOn w:val="Tabelanormal"/>
    <w:uiPriority w:val="40"/>
    <w:rsid w:val="00D639C3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adeGrade2-nfase5">
    <w:name w:val="Grid Table 2 Accent 5"/>
    <w:basedOn w:val="Tabelanormal"/>
    <w:uiPriority w:val="47"/>
    <w:rsid w:val="0078509A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5" w:themeTint="99"/>
        <w:bottom w:val="single" w:sz="2" w:space="0" w:color="8EAADB" w:themeColor="accent5" w:themeTint="99"/>
        <w:insideH w:val="single" w:sz="2" w:space="0" w:color="8EAADB" w:themeColor="accent5" w:themeTint="99"/>
        <w:insideV w:val="single" w:sz="2" w:space="0" w:color="8EAAD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table" w:styleId="TabeladeGrade2">
    <w:name w:val="Grid Table 2"/>
    <w:basedOn w:val="Tabelanormal"/>
    <w:uiPriority w:val="47"/>
    <w:rsid w:val="0078509A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1Clara-nfase4">
    <w:name w:val="Grid Table 1 Light Accent 4"/>
    <w:basedOn w:val="Tabelanormal"/>
    <w:uiPriority w:val="46"/>
    <w:rsid w:val="00127721"/>
    <w:pPr>
      <w:spacing w:after="0" w:line="240" w:lineRule="auto"/>
    </w:pPr>
    <w:tblPr>
      <w:tblStyleRowBandSize w:val="1"/>
      <w:tblStyleColBandSize w:val="1"/>
      <w:tblBorders>
        <w:top w:val="single" w:sz="4" w:space="0" w:color="FFE599" w:themeColor="accent4" w:themeTint="66"/>
        <w:left w:val="single" w:sz="4" w:space="0" w:color="FFE599" w:themeColor="accent4" w:themeTint="66"/>
        <w:bottom w:val="single" w:sz="4" w:space="0" w:color="FFE599" w:themeColor="accent4" w:themeTint="66"/>
        <w:right w:val="single" w:sz="4" w:space="0" w:color="FFE599" w:themeColor="accent4" w:themeTint="66"/>
        <w:insideH w:val="single" w:sz="4" w:space="0" w:color="FFE599" w:themeColor="accent4" w:themeTint="66"/>
        <w:insideV w:val="single" w:sz="4" w:space="0" w:color="FFE599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-nfase4">
    <w:name w:val="Grid Table 2 Accent 4"/>
    <w:basedOn w:val="Tabelanormal"/>
    <w:uiPriority w:val="47"/>
    <w:rsid w:val="00127721"/>
    <w:pPr>
      <w:spacing w:after="0" w:line="240" w:lineRule="auto"/>
    </w:pPr>
    <w:tblPr>
      <w:tblStyleRowBandSize w:val="1"/>
      <w:tblStyleColBandSize w:val="1"/>
      <w:tblBorders>
        <w:top w:val="single" w:sz="2" w:space="0" w:color="FFD966" w:themeColor="accent4" w:themeTint="99"/>
        <w:bottom w:val="single" w:sz="2" w:space="0" w:color="FFD966" w:themeColor="accent4" w:themeTint="99"/>
        <w:insideH w:val="single" w:sz="2" w:space="0" w:color="FFD966" w:themeColor="accent4" w:themeTint="99"/>
        <w:insideV w:val="single" w:sz="2" w:space="0" w:color="FFD966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FD966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FD966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deGrade2-nfase3">
    <w:name w:val="Grid Table 2 Accent 3"/>
    <w:basedOn w:val="Tabelanormal"/>
    <w:uiPriority w:val="47"/>
    <w:rsid w:val="00127721"/>
    <w:pPr>
      <w:spacing w:after="0" w:line="240" w:lineRule="auto"/>
    </w:pPr>
    <w:tblPr>
      <w:tblStyleRowBandSize w:val="1"/>
      <w:tblStyleColBandSize w:val="1"/>
      <w:tblBorders>
        <w:top w:val="single" w:sz="2" w:space="0" w:color="C9C9C9" w:themeColor="accent3" w:themeTint="99"/>
        <w:bottom w:val="single" w:sz="2" w:space="0" w:color="C9C9C9" w:themeColor="accent3" w:themeTint="99"/>
        <w:insideH w:val="single" w:sz="2" w:space="0" w:color="C9C9C9" w:themeColor="accent3" w:themeTint="99"/>
        <w:insideV w:val="single" w:sz="2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9C9C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127721"/>
    <w:pPr>
      <w:spacing w:after="0" w:line="240" w:lineRule="auto"/>
    </w:p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C000" w:themeColor="accent4"/>
          <w:left w:val="single" w:sz="4" w:space="0" w:color="FFC000" w:themeColor="accent4"/>
          <w:bottom w:val="single" w:sz="4" w:space="0" w:color="FFC000" w:themeColor="accent4"/>
          <w:right w:val="single" w:sz="4" w:space="0" w:color="FFC000" w:themeColor="accent4"/>
          <w:insideH w:val="nil"/>
          <w:insideV w:val="nil"/>
        </w:tcBorders>
        <w:shd w:val="clear" w:color="auto" w:fill="FFC000" w:themeFill="accent4"/>
      </w:tcPr>
    </w:tblStylePr>
    <w:tblStylePr w:type="lastRow">
      <w:rPr>
        <w:b/>
        <w:bCs/>
      </w:rPr>
      <w:tblPr/>
      <w:tcPr>
        <w:tcBorders>
          <w:top w:val="double" w:sz="4" w:space="0" w:color="FFC000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TabelaSimples5">
    <w:name w:val="Plain Table 5"/>
    <w:basedOn w:val="Tabelanormal"/>
    <w:uiPriority w:val="45"/>
    <w:rsid w:val="00F055F1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Grade5Escura">
    <w:name w:val="Grid Table 5 Dark"/>
    <w:basedOn w:val="Tabelanormal"/>
    <w:uiPriority w:val="50"/>
    <w:rsid w:val="00F055F1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Lista6Colorida-nfase3">
    <w:name w:val="List Table 6 Colorful Accent 3"/>
    <w:basedOn w:val="Tabelanormal"/>
    <w:uiPriority w:val="51"/>
    <w:rsid w:val="0058344F"/>
    <w:pPr>
      <w:spacing w:after="0" w:line="240" w:lineRule="auto"/>
    </w:pPr>
    <w:rPr>
      <w:color w:val="7B7B7B" w:themeColor="accent3" w:themeShade="BF"/>
    </w:rPr>
    <w:tblPr>
      <w:tblStyleRowBandSize w:val="1"/>
      <w:tblStyleColBandSize w:val="1"/>
      <w:tblBorders>
        <w:top w:val="single" w:sz="4" w:space="0" w:color="A5A5A5" w:themeColor="accent3"/>
        <w:bottom w:val="single" w:sz="4" w:space="0" w:color="A5A5A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A5A5A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TabeladeLista6Colorida">
    <w:name w:val="List Table 6 Colorful"/>
    <w:basedOn w:val="Tabelanormal"/>
    <w:uiPriority w:val="51"/>
    <w:rsid w:val="0058344F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SimplesTabela3">
    <w:name w:val="Plain Table 3"/>
    <w:basedOn w:val="Tabelanormal"/>
    <w:uiPriority w:val="43"/>
    <w:rsid w:val="0058344F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863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45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110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microsoft.com/office/2018/08/relationships/commentsExtensible" Target="commentsExtensi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commentsExtended" Target="commentsExtended.xml"/><Relationship Id="rId5" Type="http://schemas.openxmlformats.org/officeDocument/2006/relationships/webSettings" Target="webSettings.xml"/><Relationship Id="rId15" Type="http://schemas.microsoft.com/office/2011/relationships/people" Target="people.xml"/><Relationship Id="rId10" Type="http://schemas.openxmlformats.org/officeDocument/2006/relationships/comments" Target="comments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465E40E-ABAC-44BF-B5D3-FAC58797DF2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8601</TotalTime>
  <Pages>34</Pages>
  <Words>7998</Words>
  <Characters>43194</Characters>
  <Application>Microsoft Office Word</Application>
  <DocSecurity>0</DocSecurity>
  <Lines>359</Lines>
  <Paragraphs>102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Gisele Fontoura  - Manager Grupo</dc:creator>
  <cp:keywords/>
  <dc:description/>
  <cp:lastModifiedBy>Gisele Fontoura  - Manager Grupo</cp:lastModifiedBy>
  <cp:revision>61</cp:revision>
  <cp:lastPrinted>2025-11-03T02:47:00Z</cp:lastPrinted>
  <dcterms:created xsi:type="dcterms:W3CDTF">2025-11-19T23:42:00Z</dcterms:created>
  <dcterms:modified xsi:type="dcterms:W3CDTF">2026-02-09T03:19:00Z</dcterms:modified>
</cp:coreProperties>
</file>